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szCs w:val="24"/>
        </w:rPr>
      </w:pPr>
      <w:r w:rsidRPr="001C6C40">
        <w:rPr>
          <w:b/>
          <w:sz w:val="24"/>
          <w:szCs w:val="24"/>
        </w:rPr>
        <w:t xml:space="preserve">Linear Quadratic Integral </w:t>
      </w:r>
      <w:r w:rsidR="00D51E87">
        <w:rPr>
          <w:b/>
          <w:sz w:val="24"/>
          <w:szCs w:val="24"/>
        </w:rPr>
        <w:t xml:space="preserve">Gaussian </w:t>
      </w:r>
      <w:r w:rsidRPr="001C6C40">
        <w:rPr>
          <w:b/>
          <w:sz w:val="24"/>
          <w:szCs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szCs w:val="24"/>
          <w:vertAlign w:val="superscript"/>
        </w:rPr>
      </w:pPr>
      <w:proofErr w:type="spellStart"/>
      <w:r w:rsidRPr="000C4204">
        <w:rPr>
          <w:szCs w:val="24"/>
        </w:rPr>
        <w:t>Hadi</w:t>
      </w:r>
      <w:proofErr w:type="spellEnd"/>
      <w:r w:rsidRPr="000C4204">
        <w:rPr>
          <w:szCs w:val="24"/>
        </w:rPr>
        <w:t xml:space="preserve"> </w:t>
      </w:r>
      <w:proofErr w:type="spellStart"/>
      <w:r w:rsidRPr="000C4204">
        <w:rPr>
          <w:szCs w:val="24"/>
        </w:rPr>
        <w:t>Nobahari</w:t>
      </w:r>
      <w:proofErr w:type="spellEnd"/>
      <w:r w:rsidR="00C24498">
        <w:rPr>
          <w:szCs w:val="24"/>
          <w:vertAlign w:val="superscript"/>
        </w:rPr>
        <w:t>*</w:t>
      </w:r>
      <w:r w:rsidRPr="000C4204">
        <w:rPr>
          <w:szCs w:val="24"/>
        </w:rPr>
        <w:t>, Ali</w:t>
      </w:r>
      <w:r w:rsidR="008A67AB" w:rsidRPr="000C4204">
        <w:rPr>
          <w:szCs w:val="24"/>
        </w:rPr>
        <w:t>reza</w:t>
      </w:r>
      <w:r w:rsidRPr="000C4204">
        <w:rPr>
          <w:szCs w:val="24"/>
        </w:rPr>
        <w:t xml:space="preserve"> Sharifi</w:t>
      </w:r>
      <w:r w:rsidR="00D51E87">
        <w:rPr>
          <w:szCs w:val="24"/>
        </w:rPr>
        <w:t xml:space="preserve"> and Ali </w:t>
      </w:r>
      <w:proofErr w:type="spellStart"/>
      <w:r w:rsidR="00D51E87">
        <w:rPr>
          <w:szCs w:val="24"/>
        </w:rPr>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73F27C87" w:rsidR="00643BE3" w:rsidRPr="00D51E87" w:rsidRDefault="00A74990" w:rsidP="00787C12">
      <w:pPr>
        <w:pStyle w:val="address"/>
        <w:spacing w:line="276" w:lineRule="auto"/>
        <w:rPr>
          <w:rStyle w:val="Hyperlink"/>
        </w:rPr>
      </w:pPr>
      <w:r w:rsidRPr="000C4204">
        <w:rPr>
          <w:rStyle w:val="e-mail"/>
          <w:rFonts w:ascii="Times New Roman" w:hAnsi="Times New Roman"/>
          <w:sz w:val="24"/>
          <w:szCs w:val="24"/>
        </w:rPr>
        <w:t>nobahari@sharif.edu</w:t>
      </w:r>
      <w:r w:rsidR="00643BE3" w:rsidRPr="000C4204">
        <w:rPr>
          <w:rStyle w:val="e-mail"/>
          <w:rFonts w:ascii="Times New Roman" w:hAnsi="Times New Roman"/>
          <w:sz w:val="24"/>
          <w:szCs w:val="24"/>
        </w:rPr>
        <w:t xml:space="preserve">, </w:t>
      </w:r>
      <w:hyperlink r:id="rId8" w:history="1">
        <w:r w:rsidR="00D51E87" w:rsidRPr="00970CD6">
          <w:rPr>
            <w:rStyle w:val="Hyperlink"/>
            <w:noProof/>
            <w:sz w:val="24"/>
            <w:szCs w:val="24"/>
          </w:rPr>
          <w:t>alireza_sharifi@ae.sharif.edu</w:t>
        </w:r>
      </w:hyperlink>
      <w:r w:rsidR="00D51E87">
        <w:rPr>
          <w:rStyle w:val="e-mail"/>
          <w:rFonts w:ascii="Times New Roman" w:hAnsi="Times New Roman"/>
          <w:sz w:val="24"/>
          <w:szCs w:val="24"/>
        </w:rPr>
        <w:t xml:space="preserve">, </w:t>
      </w:r>
      <w:r w:rsidR="00D51E87" w:rsidRPr="00D51E87">
        <w:rPr>
          <w:rStyle w:val="Hyperlink"/>
          <w:noProof/>
          <w:sz w:val="24"/>
          <w:szCs w:val="24"/>
        </w:rPr>
        <w:t>ali.baniasad@ae.sharif.edu</w:t>
      </w:r>
    </w:p>
    <w:p w14:paraId="16125928" w14:textId="77777777" w:rsidR="00936739" w:rsidRPr="007D5F25" w:rsidRDefault="00C72A6F" w:rsidP="00CC2A25">
      <w:pPr>
        <w:pStyle w:val="abstract"/>
        <w:spacing w:line="240" w:lineRule="auto"/>
        <w:ind w:left="0" w:firstLine="0"/>
        <w:rPr>
          <w:sz w:val="24"/>
          <w:szCs w:val="24"/>
        </w:rPr>
      </w:pPr>
      <w:r w:rsidRPr="007D5F25">
        <w:rPr>
          <w:b/>
          <w:sz w:val="24"/>
          <w:szCs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firstLine="0"/>
        <w:rPr>
          <w:szCs w:val="24"/>
        </w:rPr>
      </w:pPr>
      <w:r w:rsidRPr="007D5F25">
        <w:rPr>
          <w:b/>
          <w:sz w:val="24"/>
          <w:szCs w:val="24"/>
        </w:rPr>
        <w:t>Keywords:</w:t>
      </w:r>
      <w:r w:rsidR="00C9377E" w:rsidRPr="007D5F25">
        <w:rPr>
          <w:sz w:val="24"/>
          <w:szCs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firstLine="0"/>
        <w:rPr>
          <w:szCs w:val="24"/>
        </w:rPr>
      </w:pPr>
    </w:p>
    <w:p w14:paraId="62D5CFEE" w14:textId="77777777" w:rsidR="001E2E4C" w:rsidRDefault="001E2E4C" w:rsidP="00710767">
      <w:pPr>
        <w:pStyle w:val="abstract"/>
        <w:tabs>
          <w:tab w:val="right" w:pos="8459"/>
        </w:tabs>
        <w:spacing w:line="360" w:lineRule="auto"/>
        <w:ind w:left="0" w:firstLine="0"/>
        <w:rPr>
          <w:szCs w:val="24"/>
        </w:rPr>
      </w:pPr>
    </w:p>
    <w:p w14:paraId="3F96C17E" w14:textId="77777777" w:rsidR="0046415E" w:rsidRPr="007D5F25" w:rsidRDefault="001E2E4C" w:rsidP="001E2E4C">
      <w:pPr>
        <w:pStyle w:val="abstract"/>
        <w:tabs>
          <w:tab w:val="right" w:pos="8459"/>
        </w:tabs>
        <w:spacing w:line="360" w:lineRule="auto"/>
        <w:ind w:left="0" w:firstLine="0"/>
        <w:rPr>
          <w:szCs w:val="24"/>
        </w:rPr>
      </w:pPr>
      <w:r>
        <w:t>*</w:t>
      </w:r>
      <w:r w:rsidRPr="00B71B55">
        <w:rPr>
          <w:sz w:val="20"/>
        </w:rPr>
        <w:t xml:space="preserve">Corresponding </w:t>
      </w:r>
      <w:r>
        <w:rPr>
          <w:sz w:val="20"/>
        </w:rPr>
        <w:t>A</w:t>
      </w:r>
      <w:r w:rsidRPr="00B71B55">
        <w:rPr>
          <w:sz w:val="20"/>
        </w:rPr>
        <w:t xml:space="preserve">uthor. </w:t>
      </w:r>
      <w:r w:rsidR="0046415E" w:rsidRPr="007D5F25">
        <w:rPr>
          <w:szCs w:val="24"/>
        </w:rPr>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50E919A7" w:rsidR="00B43210" w:rsidRDefault="00B43210" w:rsidP="00D51E87">
      <w:pPr>
        <w:ind w:firstLine="0"/>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5F4052" w:rsidRPr="005F4052">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ins w:id="2" w:author="Ali Baniasad" w:date="2022-09-28T18:18:00Z">
        <w:r w:rsidR="000D34FE" w:rsidRPr="000D34FE">
          <w:t xml:space="preserve"> </w:t>
        </w:r>
      </w:ins>
      <w:customXmlInsRangeStart w:id="3" w:author="Ali Baniasad" w:date="2022-09-28T18:18:00Z"/>
      <w:sdt>
        <w:sdtPr>
          <w:id w:val="-557940464"/>
          <w:citation/>
        </w:sdtPr>
        <w:sdtContent>
          <w:customXmlInsRangeEnd w:id="3"/>
          <w:ins w:id="4" w:author="Ali Baniasad" w:date="2022-09-28T18:18:00Z">
            <w:r w:rsidR="000D34FE" w:rsidRPr="005F4052">
              <w:fldChar w:fldCharType="begin"/>
            </w:r>
            <w:r w:rsidR="000D34FE" w:rsidRPr="005F4052">
              <w:instrText xml:space="preserve"> CITATION Sha19 \l 1033 </w:instrText>
            </w:r>
            <w:r w:rsidR="000D34FE" w:rsidRPr="005F4052">
              <w:fldChar w:fldCharType="separate"/>
            </w:r>
            <w:r w:rsidR="000D34FE" w:rsidRPr="005F4052">
              <w:rPr>
                <w:noProof/>
              </w:rPr>
              <w:t>(Sharifi, 2019)</w:t>
            </w:r>
            <w:r w:rsidR="000D34FE" w:rsidRPr="005F4052">
              <w:fldChar w:fldCharType="end"/>
            </w:r>
          </w:ins>
          <w:customXmlInsRangeStart w:id="5" w:author="Ali Baniasad" w:date="2022-09-28T18:18:00Z"/>
        </w:sdtContent>
      </w:sdt>
      <w:customXmlInsRangeEnd w:id="5"/>
      <w:r w:rsidRPr="00B43210">
        <w:rPr>
          <w:lang w:val="x-none"/>
        </w:rPr>
        <w:t xml:space="preserve">, when the disturbances occur </w:t>
      </w:r>
      <w:r w:rsidR="005A4365" w:rsidRPr="005A4365">
        <w:t>s</w:t>
      </w:r>
      <w:r w:rsidRPr="005A4365">
        <w:t>uddenly</w:t>
      </w:r>
      <w:ins w:id="6" w:author="Ali Baniasad" w:date="2022-09-28T18:18:00Z">
        <w:r w:rsidR="000D34FE">
          <w:t xml:space="preserve">. </w:t>
        </w:r>
      </w:ins>
      <w:del w:id="7" w:author="Ali Baniasad" w:date="2022-09-28T18:18:00Z">
        <w:r w:rsidR="00D51E87" w:rsidRPr="005F4052" w:rsidDel="000D34FE">
          <w:delText xml:space="preserve"> </w:delText>
        </w:r>
      </w:del>
      <w:customXmlDelRangeStart w:id="8" w:author="Ali Baniasad" w:date="2022-09-28T18:18:00Z"/>
      <w:sdt>
        <w:sdtPr>
          <w:id w:val="1530447125"/>
          <w:citation/>
        </w:sdtPr>
        <w:sdtContent>
          <w:customXmlDelRangeEnd w:id="8"/>
          <w:del w:id="9" w:author="Ali Baniasad" w:date="2022-09-28T18:18:00Z">
            <w:r w:rsidR="005F4052" w:rsidRPr="005F4052" w:rsidDel="000D34FE">
              <w:fldChar w:fldCharType="begin"/>
            </w:r>
            <w:r w:rsidR="005F4052" w:rsidRPr="005F4052" w:rsidDel="000D34FE">
              <w:delInstrText xml:space="preserve"> CITATION Sha19 \l 1033 </w:delInstrText>
            </w:r>
            <w:r w:rsidR="005F4052" w:rsidRPr="005F4052" w:rsidDel="000D34FE">
              <w:fldChar w:fldCharType="separate"/>
            </w:r>
            <w:r w:rsidR="005F4052" w:rsidRPr="005F4052" w:rsidDel="000D34FE">
              <w:rPr>
                <w:noProof/>
              </w:rPr>
              <w:delText>(Sharifi, 2019)</w:delText>
            </w:r>
            <w:r w:rsidR="005F4052" w:rsidRPr="005F4052" w:rsidDel="000D34FE">
              <w:fldChar w:fldCharType="end"/>
            </w:r>
          </w:del>
          <w:customXmlDelRangeStart w:id="10" w:author="Ali Baniasad" w:date="2022-09-28T18:18:00Z"/>
        </w:sdtContent>
      </w:sdt>
      <w:customXmlDelRangeEnd w:id="10"/>
      <w:del w:id="11" w:author="Ali Baniasad" w:date="2022-09-28T18:18:00Z">
        <w:r w:rsidRPr="005F4052" w:rsidDel="000D34FE">
          <w:rPr>
            <w:lang w:val="x-none"/>
          </w:rPr>
          <w:delText>.</w:delText>
        </w:r>
        <w:r w:rsidRPr="00B43210" w:rsidDel="000D34FE">
          <w:rPr>
            <w:lang w:val="x-none"/>
          </w:rPr>
          <w:delText xml:space="preserve"> </w:delText>
        </w:r>
      </w:del>
      <w:r w:rsidRPr="00B43210">
        <w:rPr>
          <w:lang w:val="x-none"/>
        </w:rPr>
        <w:t>Therefore, much research is being conducted on the automatic control of the attitudes' quadrotor in facing the disturbance.</w:t>
      </w:r>
    </w:p>
    <w:p w14:paraId="3777EE21" w14:textId="648DD19C"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7E0271">
            <w:rPr>
              <w:noProof/>
            </w:rPr>
            <w:t>(H. Bolandi, 2013)</w:t>
          </w:r>
          <w:r w:rsidR="00F533D3">
            <w:fldChar w:fldCharType="end"/>
          </w:r>
        </w:sdtContent>
      </w:sdt>
      <w:r w:rsidR="00D51E87">
        <w:t xml:space="preserve"> </w:t>
      </w:r>
      <w:customXmlInsRangeStart w:id="12" w:author="Ali Baniasad" w:date="2022-09-28T18:16:00Z"/>
      <w:sdt>
        <w:sdtPr>
          <w:id w:val="-1717044734"/>
          <w:citation/>
        </w:sdtPr>
        <w:sdtContent>
          <w:customXmlInsRangeEnd w:id="12"/>
          <w:ins w:id="13" w:author="Ali Baniasad" w:date="2022-09-28T18:16:00Z">
            <w:r w:rsidR="00141DA9">
              <w:fldChar w:fldCharType="begin"/>
            </w:r>
            <w:r w:rsidR="00141DA9">
              <w:instrText xml:space="preserve"> CITATION Abd19 \l 1033 </w:instrText>
            </w:r>
          </w:ins>
          <w:r w:rsidR="00141DA9">
            <w:fldChar w:fldCharType="separate"/>
          </w:r>
          <w:ins w:id="14" w:author="Ali Baniasad" w:date="2022-09-28T18:16:00Z">
            <w:r w:rsidR="00141DA9">
              <w:rPr>
                <w:noProof/>
              </w:rPr>
              <w:t>(Abdul Salam, 2019)</w:t>
            </w:r>
            <w:r w:rsidR="00141DA9">
              <w:fldChar w:fldCharType="end"/>
            </w:r>
          </w:ins>
          <w:customXmlInsRangeStart w:id="15" w:author="Ali Baniasad" w:date="2022-09-28T18:16:00Z"/>
        </w:sdtContent>
      </w:sdt>
      <w:customXmlInsRangeEnd w:id="15"/>
      <w:del w:id="16" w:author="Ali Baniasad" w:date="2022-09-28T18:16:00Z">
        <w:r w:rsidR="00D51E87" w:rsidRPr="00D51E87" w:rsidDel="00200C44">
          <w:rPr>
            <w:highlight w:val="yellow"/>
          </w:rPr>
          <w:delText>[?]</w:delText>
        </w:r>
      </w:del>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7E0271">
            <w:rPr>
              <w:noProof/>
            </w:rPr>
            <w:t>(Bouzid, 2020)</w:t>
          </w:r>
          <w:r w:rsidR="005D0716">
            <w:fldChar w:fldCharType="end"/>
          </w:r>
        </w:sdtContent>
      </w:sdt>
      <w:ins w:id="17" w:author="Ali Baniasad" w:date="2022-09-28T18:28:00Z">
        <w:r w:rsidR="000D34FE">
          <w:t xml:space="preserve"> </w:t>
        </w:r>
      </w:ins>
      <w:customXmlInsRangeStart w:id="18" w:author="Ali Baniasad" w:date="2022-09-28T18:29:00Z"/>
      <w:sdt>
        <w:sdtPr>
          <w:id w:val="1352530696"/>
          <w:citation/>
        </w:sdtPr>
        <w:sdtContent>
          <w:customXmlInsRangeEnd w:id="18"/>
          <w:ins w:id="19" w:author="Ali Baniasad" w:date="2022-09-28T18:29:00Z">
            <w:r w:rsidR="000D34FE" w:rsidRPr="000D34FE">
              <w:fldChar w:fldCharType="begin"/>
            </w:r>
            <w:r w:rsidR="000D34FE" w:rsidRPr="000D34FE">
              <w:rPr>
                <w:rPrChange w:id="20" w:author="Ali Baniasad" w:date="2022-09-28T18:29:00Z">
                  <w:rPr>
                    <w:highlight w:val="yellow"/>
                  </w:rPr>
                </w:rPrChange>
              </w:rPr>
              <w:instrText xml:space="preserve"> CITATION Wan20 \l 1033 </w:instrText>
            </w:r>
          </w:ins>
          <w:r w:rsidR="000D34FE" w:rsidRPr="000D34FE">
            <w:fldChar w:fldCharType="separate"/>
          </w:r>
          <w:ins w:id="21" w:author="Ali Baniasad" w:date="2022-09-28T18:29:00Z">
            <w:r w:rsidR="000D34FE" w:rsidRPr="000D34FE">
              <w:rPr>
                <w:noProof/>
                <w:rPrChange w:id="22" w:author="Ali Baniasad" w:date="2022-09-28T18:29:00Z">
                  <w:rPr/>
                </w:rPrChange>
              </w:rPr>
              <w:t>(Wang, 2020)</w:t>
            </w:r>
            <w:r w:rsidR="000D34FE" w:rsidRPr="000D34FE">
              <w:fldChar w:fldCharType="end"/>
            </w:r>
          </w:ins>
          <w:customXmlInsRangeStart w:id="23" w:author="Ali Baniasad" w:date="2022-09-28T18:29:00Z"/>
        </w:sdtContent>
      </w:sdt>
      <w:customXmlInsRangeEnd w:id="23"/>
      <w:del w:id="24" w:author="Ali Baniasad" w:date="2022-09-28T18:28:00Z">
        <w:r w:rsidRPr="000D34FE" w:rsidDel="000D34FE">
          <w:delText xml:space="preserve"> </w:delText>
        </w:r>
        <w:r w:rsidR="00282486" w:rsidRPr="000D34FE" w:rsidDel="000D34FE">
          <w:rPr>
            <w:rPrChange w:id="25" w:author="Ali Baniasad" w:date="2022-09-28T18:29:00Z">
              <w:rPr>
                <w:highlight w:val="yellow"/>
              </w:rPr>
            </w:rPrChange>
          </w:rPr>
          <w:delText>[?]</w:delText>
        </w:r>
      </w:del>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473E6C80"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7E027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7E027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7E027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7E027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7E0271">
            <w:rPr>
              <w:noProof/>
            </w:rPr>
            <w:t>(P. Ghiglino, 2013)</w:t>
          </w:r>
          <w:r w:rsidR="00E62458">
            <w:fldChar w:fldCharType="end"/>
          </w:r>
        </w:sdtContent>
      </w:sdt>
      <w:r w:rsidR="00E62458">
        <w:t xml:space="preserve"> </w:t>
      </w:r>
      <w:r w:rsidRPr="00CF7B34">
        <w:t>have been utilized to regulate the quadrotor's attitude.</w:t>
      </w:r>
    </w:p>
    <w:p w14:paraId="7B140DF7" w14:textId="792404BB" w:rsidR="00FA0C4D" w:rsidRDefault="00C605DF" w:rsidP="002C0D65">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7E027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7E0271">
            <w:rPr>
              <w:noProof/>
            </w:rPr>
            <w:t>(Chen, 2014)</w:t>
          </w:r>
          <w:r w:rsidR="00E62458">
            <w:fldChar w:fldCharType="end"/>
          </w:r>
        </w:sdtContent>
      </w:sdt>
      <w:r w:rsidR="00E62458">
        <w:t xml:space="preserve"> </w:t>
      </w:r>
      <w:r w:rsidR="00554D48">
        <w:t>and Synergetic Control</w:t>
      </w:r>
      <w:ins w:id="26" w:author="Ali Baniasad" w:date="2022-09-28T18:32:00Z">
        <w:r w:rsidR="00DC0A31">
          <w:t xml:space="preserve"> </w:t>
        </w:r>
      </w:ins>
      <w:customXmlInsRangeStart w:id="27" w:author="Ali Baniasad" w:date="2022-09-28T18:33:00Z"/>
      <w:sdt>
        <w:sdtPr>
          <w:id w:val="37174609"/>
          <w:citation/>
        </w:sdtPr>
        <w:sdtContent>
          <w:customXmlInsRangeEnd w:id="27"/>
          <w:ins w:id="28" w:author="Ali Baniasad" w:date="2022-09-28T18:33:00Z">
            <w:r w:rsidR="00DC0A31">
              <w:fldChar w:fldCharType="begin"/>
            </w:r>
            <w:r w:rsidR="00DC0A31">
              <w:instrText xml:space="preserve"> CITATION Cha22 \l 1033 </w:instrText>
            </w:r>
          </w:ins>
          <w:r w:rsidR="00DC0A31">
            <w:fldChar w:fldCharType="separate"/>
          </w:r>
          <w:ins w:id="29" w:author="Ali Baniasad" w:date="2022-09-28T18:33:00Z">
            <w:r w:rsidR="00DC0A31">
              <w:rPr>
                <w:noProof/>
              </w:rPr>
              <w:t>(Chara, 2022)</w:t>
            </w:r>
            <w:r w:rsidR="00DC0A31">
              <w:fldChar w:fldCharType="end"/>
            </w:r>
          </w:ins>
          <w:customXmlInsRangeStart w:id="30" w:author="Ali Baniasad" w:date="2022-09-28T18:33:00Z"/>
        </w:sdtContent>
      </w:sdt>
      <w:customXmlInsRangeEnd w:id="30"/>
      <w:del w:id="31" w:author="Ali Baniasad" w:date="2022-09-28T18:32:00Z">
        <w:r w:rsidR="00554D48" w:rsidDel="00DC0A31">
          <w:delText xml:space="preserve"> </w:delText>
        </w:r>
        <w:r w:rsidR="00554D48" w:rsidRPr="00554D48" w:rsidDel="00DC0A31">
          <w:rPr>
            <w:highlight w:val="yellow"/>
          </w:rPr>
          <w:delText>[?]</w:delText>
        </w:r>
      </w:del>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ins w:id="32" w:author="Ali Baniasad" w:date="2022-09-28T18:42:00Z">
        <w:r w:rsidR="00B95F5C">
          <w:t>$</w:t>
        </w:r>
      </w:ins>
      <w:r>
        <w:t>H</w:t>
      </w:r>
      <w:ins w:id="33" w:author="Ali Baniasad" w:date="2022-09-28T18:42:00Z">
        <w:r w:rsidR="00B95F5C">
          <w:t>_{\</w:t>
        </w:r>
        <w:proofErr w:type="spellStart"/>
        <w:r w:rsidR="00B95F5C">
          <w:t>infty</w:t>
        </w:r>
      </w:ins>
      <w:proofErr w:type="spellEnd"/>
      <w:del w:id="34" w:author="Ali Baniasad" w:date="2022-09-28T18:42:00Z">
        <w:r w:rsidDel="00B95F5C">
          <w:delText>(</w:delText>
        </w:r>
        <w:r w:rsidRPr="00C605DF" w:rsidDel="00B95F5C">
          <w:rPr>
            <w:highlight w:val="yellow"/>
          </w:rPr>
          <w:delText>infinity</w:delText>
        </w:r>
      </w:del>
      <w:ins w:id="35" w:author="Ali Baniasad" w:date="2022-09-28T18:42:00Z">
        <w:r w:rsidR="00B95F5C">
          <w:t>}$</w:t>
        </w:r>
      </w:ins>
      <w:del w:id="36" w:author="Ali Baniasad" w:date="2022-09-28T18:42:00Z">
        <w:r w:rsidDel="00B95F5C">
          <w:delText>)</w:delText>
        </w:r>
      </w:del>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E44477">
            <w:rPr>
              <w:noProof/>
            </w:rPr>
            <w:t>(Azar, 2020)</w:t>
          </w:r>
          <w:r w:rsidR="00E44477">
            <w:fldChar w:fldCharType="end"/>
          </w:r>
        </w:sdtContent>
      </w:sdt>
      <w:r w:rsidR="00E44477">
        <w:t xml:space="preserve"> </w:t>
      </w:r>
      <w:customXmlInsRangeStart w:id="37" w:author="Ali Baniasad" w:date="2022-09-28T19:47:00Z"/>
      <w:sdt>
        <w:sdtPr>
          <w:id w:val="-429122139"/>
          <w:citation/>
        </w:sdtPr>
        <w:sdtContent>
          <w:customXmlInsRangeEnd w:id="37"/>
          <w:ins w:id="38" w:author="Ali Baniasad" w:date="2022-09-28T19:47:00Z">
            <w:r w:rsidR="007358F8" w:rsidRPr="00C72356">
              <w:fldChar w:fldCharType="begin"/>
            </w:r>
            <w:r w:rsidR="007358F8" w:rsidRPr="00C72356">
              <w:rPr>
                <w:rPrChange w:id="39" w:author="Ali Baniasad" w:date="2022-09-28T20:01:00Z">
                  <w:rPr>
                    <w:highlight w:val="yellow"/>
                  </w:rPr>
                </w:rPrChange>
              </w:rPr>
              <w:instrText xml:space="preserve"> CITATION Abd \l 1033 </w:instrText>
            </w:r>
          </w:ins>
          <w:r w:rsidR="007358F8" w:rsidRPr="00C72356">
            <w:fldChar w:fldCharType="separate"/>
          </w:r>
          <w:ins w:id="40" w:author="Ali Baniasad" w:date="2022-09-28T19:47:00Z">
            <w:r w:rsidR="007358F8" w:rsidRPr="00C72356">
              <w:rPr>
                <w:noProof/>
                <w:rPrChange w:id="41" w:author="Ali Baniasad" w:date="2022-09-28T20:01:00Z">
                  <w:rPr/>
                </w:rPrChange>
              </w:rPr>
              <w:t>(El-Badawy)</w:t>
            </w:r>
            <w:r w:rsidR="007358F8" w:rsidRPr="00C72356">
              <w:fldChar w:fldCharType="end"/>
            </w:r>
          </w:ins>
          <w:customXmlInsRangeStart w:id="42" w:author="Ali Baniasad" w:date="2022-09-28T19:47:00Z"/>
        </w:sdtContent>
      </w:sdt>
      <w:customXmlInsRangeEnd w:id="42"/>
      <w:del w:id="43" w:author="Ali Baniasad" w:date="2022-09-28T19:46:00Z">
        <w:r w:rsidRPr="00C72356" w:rsidDel="007358F8">
          <w:rPr>
            <w:rPrChange w:id="44" w:author="Ali Baniasad" w:date="2022-09-28T20:01:00Z">
              <w:rPr>
                <w:highlight w:val="yellow"/>
              </w:rPr>
            </w:rPrChange>
          </w:rPr>
          <w:delText>[?]</w:delText>
        </w:r>
      </w:del>
      <w:r w:rsidRPr="00C72356">
        <w:rPr>
          <w:rPrChange w:id="45" w:author="Ali Baniasad" w:date="2022-09-28T20:01:00Z">
            <w:rPr>
              <w:highlight w:val="yellow"/>
            </w:rPr>
          </w:rPrChange>
        </w:rPr>
        <w:t xml:space="preserve"> and</w:t>
      </w:r>
      <w:ins w:id="46" w:author="Ali Baniasad" w:date="2022-09-28T20:00:00Z">
        <w:r w:rsidR="00C72356" w:rsidRPr="00C72356">
          <w:rPr>
            <w:rPrChange w:id="47" w:author="Ali Baniasad" w:date="2022-09-28T20:01:00Z">
              <w:rPr>
                <w:highlight w:val="yellow"/>
              </w:rPr>
            </w:rPrChange>
          </w:rPr>
          <w:t xml:space="preserve"> $\m</w:t>
        </w:r>
      </w:ins>
      <w:ins w:id="48" w:author="Ali Baniasad" w:date="2022-09-28T20:01:00Z">
        <w:r w:rsidR="00C72356" w:rsidRPr="00C72356">
          <w:rPr>
            <w:rPrChange w:id="49" w:author="Ali Baniasad" w:date="2022-09-28T20:01:00Z">
              <w:rPr>
                <w:highlight w:val="yellow"/>
              </w:rPr>
            </w:rPrChange>
          </w:rPr>
          <w:t>u-\text{</w:t>
        </w:r>
        <w:r w:rsidR="00C72356" w:rsidRPr="00C72356">
          <w:rPr>
            <w:rFonts w:ascii="Open Sans" w:hAnsi="Open Sans" w:cs="Open Sans"/>
            <w:color w:val="333333"/>
            <w:shd w:val="clear" w:color="auto" w:fill="FFFFFF"/>
          </w:rPr>
          <w:t xml:space="preserve"> </w:t>
        </w:r>
        <w:r w:rsidR="00C72356" w:rsidRPr="00C72356">
          <w:rPr>
            <w:rFonts w:ascii="Open Sans" w:hAnsi="Open Sans" w:cs="Open Sans"/>
            <w:color w:val="333333"/>
            <w:shd w:val="clear" w:color="auto" w:fill="FFFFFF"/>
          </w:rPr>
          <w:t>synthesis</w:t>
        </w:r>
        <w:r w:rsidR="00C72356" w:rsidRPr="00C72356">
          <w:rPr>
            <w:rPrChange w:id="50" w:author="Ali Baniasad" w:date="2022-09-28T20:01:00Z">
              <w:rPr>
                <w:highlight w:val="yellow"/>
              </w:rPr>
            </w:rPrChange>
          </w:rPr>
          <w:t xml:space="preserve"> }</w:t>
        </w:r>
      </w:ins>
      <w:ins w:id="51" w:author="Ali Baniasad" w:date="2022-09-28T20:00:00Z">
        <w:r w:rsidR="00C72356" w:rsidRPr="00C72356">
          <w:rPr>
            <w:rPrChange w:id="52" w:author="Ali Baniasad" w:date="2022-09-28T20:01:00Z">
              <w:rPr>
                <w:highlight w:val="yellow"/>
              </w:rPr>
            </w:rPrChange>
          </w:rPr>
          <w:t>$</w:t>
        </w:r>
      </w:ins>
      <w:r w:rsidRPr="00C72356">
        <w:rPr>
          <w:rPrChange w:id="53" w:author="Ali Baniasad" w:date="2022-09-28T20:01:00Z">
            <w:rPr>
              <w:highlight w:val="yellow"/>
            </w:rPr>
          </w:rPrChange>
        </w:rPr>
        <w:t xml:space="preserve"> </w:t>
      </w:r>
      <w:customXmlInsRangeStart w:id="54" w:author="Ali Baniasad" w:date="2022-09-28T20:00:00Z"/>
      <w:sdt>
        <w:sdtPr>
          <w:rPr>
            <w:rPrChange w:id="55" w:author="Ali Baniasad" w:date="2022-09-28T20:02:00Z">
              <w:rPr>
                <w:highlight w:val="yellow"/>
              </w:rPr>
            </w:rPrChange>
          </w:rPr>
          <w:id w:val="-1645653637"/>
          <w:citation/>
        </w:sdtPr>
        <w:sdtContent>
          <w:customXmlInsRangeEnd w:id="54"/>
          <w:ins w:id="56" w:author="Ali Baniasad" w:date="2022-09-28T20:00:00Z">
            <w:r w:rsidR="00C72356" w:rsidRPr="00C72356">
              <w:rPr>
                <w:rPrChange w:id="57" w:author="Ali Baniasad" w:date="2022-09-28T20:02:00Z">
                  <w:rPr>
                    <w:highlight w:val="yellow"/>
                  </w:rPr>
                </w:rPrChange>
              </w:rPr>
              <w:fldChar w:fldCharType="begin"/>
            </w:r>
            <w:r w:rsidR="00C72356" w:rsidRPr="00C72356">
              <w:rPr>
                <w:rPrChange w:id="58" w:author="Ali Baniasad" w:date="2022-09-28T20:02:00Z">
                  <w:rPr>
                    <w:highlight w:val="yellow"/>
                  </w:rPr>
                </w:rPrChange>
              </w:rPr>
              <w:instrText xml:space="preserve"> CITATION Dea17 \l 1033 </w:instrText>
            </w:r>
          </w:ins>
          <w:r w:rsidR="00C72356" w:rsidRPr="00C72356">
            <w:rPr>
              <w:rPrChange w:id="59" w:author="Ali Baniasad" w:date="2022-09-28T20:02:00Z">
                <w:rPr>
                  <w:highlight w:val="yellow"/>
                </w:rPr>
              </w:rPrChange>
            </w:rPr>
            <w:fldChar w:fldCharType="separate"/>
          </w:r>
          <w:ins w:id="60" w:author="Ali Baniasad" w:date="2022-09-28T20:00:00Z">
            <w:r w:rsidR="00C72356" w:rsidRPr="00C72356">
              <w:rPr>
                <w:noProof/>
                <w:rPrChange w:id="61" w:author="Ali Baniasad" w:date="2022-09-28T20:02:00Z">
                  <w:rPr/>
                </w:rPrChange>
              </w:rPr>
              <w:t>(Dean, 2017)</w:t>
            </w:r>
            <w:r w:rsidR="00C72356" w:rsidRPr="00C72356">
              <w:rPr>
                <w:rPrChange w:id="62" w:author="Ali Baniasad" w:date="2022-09-28T20:02:00Z">
                  <w:rPr>
                    <w:highlight w:val="yellow"/>
                  </w:rPr>
                </w:rPrChange>
              </w:rPr>
              <w:fldChar w:fldCharType="end"/>
            </w:r>
          </w:ins>
          <w:customXmlInsRangeStart w:id="63" w:author="Ali Baniasad" w:date="2022-09-28T20:00:00Z"/>
        </w:sdtContent>
      </w:sdt>
      <w:customXmlInsRangeEnd w:id="63"/>
      <w:del w:id="64" w:author="Ali Baniasad" w:date="2022-09-28T20:00:00Z">
        <w:r w:rsidR="000C3286" w:rsidRPr="00C72356" w:rsidDel="00C72356">
          <w:rPr>
            <w:rPrChange w:id="65" w:author="Ali Baniasad" w:date="2022-09-28T20:02:00Z">
              <w:rPr>
                <w:highlight w:val="yellow"/>
              </w:rPr>
            </w:rPrChange>
          </w:rPr>
          <w:delText>miucentez</w:delText>
        </w:r>
        <w:r w:rsidRPr="00C72356" w:rsidDel="00C72356">
          <w:rPr>
            <w:rPrChange w:id="66" w:author="Ali Baniasad" w:date="2022-09-28T20:02:00Z">
              <w:rPr>
                <w:highlight w:val="yellow"/>
              </w:rPr>
            </w:rPrChange>
          </w:rPr>
          <w:delText xml:space="preserve"> [?]</w:delText>
        </w:r>
      </w:del>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7E027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7E027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18572BF9"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7E027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7E027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7E0271">
            <w:rPr>
              <w:noProof/>
            </w:rPr>
            <w:t xml:space="preserve"> (Zwierzewicz, 2014)</w:t>
          </w:r>
          <w:r w:rsidR="009942D2">
            <w:fldChar w:fldCharType="end"/>
          </w:r>
        </w:sdtContent>
      </w:sdt>
      <w:ins w:id="67" w:author="Ali Baniasad" w:date="2022-09-28T20:20:00Z">
        <w:r w:rsidR="00373FFF">
          <w:t xml:space="preserve"> </w:t>
        </w:r>
      </w:ins>
      <w:customXmlInsRangeStart w:id="68" w:author="Ali Baniasad" w:date="2022-09-28T20:20:00Z"/>
      <w:sdt>
        <w:sdtPr>
          <w:id w:val="-220054617"/>
          <w:citation/>
        </w:sdtPr>
        <w:sdtContent>
          <w:customXmlInsRangeEnd w:id="68"/>
          <w:ins w:id="69" w:author="Ali Baniasad" w:date="2022-09-28T20:20:00Z">
            <w:r w:rsidR="00373FFF" w:rsidRPr="00373FFF">
              <w:fldChar w:fldCharType="begin"/>
            </w:r>
            <w:r w:rsidR="00373FFF" w:rsidRPr="00373FFF">
              <w:rPr>
                <w:rPrChange w:id="70" w:author="Ali Baniasad" w:date="2022-09-28T20:21:00Z">
                  <w:rPr>
                    <w:highlight w:val="yellow"/>
                  </w:rPr>
                </w:rPrChange>
              </w:rPr>
              <w:instrText xml:space="preserve"> CITATION LiY11 \l 1033 </w:instrText>
            </w:r>
          </w:ins>
          <w:r w:rsidR="00373FFF" w:rsidRPr="00373FFF">
            <w:fldChar w:fldCharType="separate"/>
          </w:r>
          <w:ins w:id="71" w:author="Ali Baniasad" w:date="2022-09-28T20:20:00Z">
            <w:r w:rsidR="00373FFF" w:rsidRPr="00373FFF">
              <w:rPr>
                <w:noProof/>
                <w:rPrChange w:id="72" w:author="Ali Baniasad" w:date="2022-09-28T20:21:00Z">
                  <w:rPr/>
                </w:rPrChange>
              </w:rPr>
              <w:t>(Li, 2011)</w:t>
            </w:r>
            <w:r w:rsidR="00373FFF" w:rsidRPr="00373FFF">
              <w:fldChar w:fldCharType="end"/>
            </w:r>
          </w:ins>
          <w:customXmlInsRangeStart w:id="73" w:author="Ali Baniasad" w:date="2022-09-28T20:20:00Z"/>
        </w:sdtContent>
      </w:sdt>
      <w:customXmlInsRangeEnd w:id="73"/>
      <w:del w:id="74" w:author="Ali Baniasad" w:date="2022-09-28T20:20:00Z">
        <w:r w:rsidR="00C605DF" w:rsidRPr="00373FFF" w:rsidDel="00373FFF">
          <w:delText xml:space="preserve"> </w:delText>
        </w:r>
        <w:r w:rsidR="00C605DF" w:rsidRPr="00373FFF" w:rsidDel="00373FFF">
          <w:rPr>
            <w:rPrChange w:id="75" w:author="Ali Baniasad" w:date="2022-09-28T20:21:00Z">
              <w:rPr>
                <w:highlight w:val="yellow"/>
              </w:rPr>
            </w:rPrChange>
          </w:rPr>
          <w:delText>[?]</w:delText>
        </w:r>
      </w:del>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451C9AF2"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C6134C">
            <w:rPr>
              <w:noProof/>
            </w:rPr>
            <w:t>(Kunwu Zhang, 2016)</w:t>
          </w:r>
          <w:r w:rsidR="00E44477">
            <w:fldChar w:fldCharType="end"/>
          </w:r>
        </w:sdtContent>
      </w:sdt>
      <w:r w:rsidR="00E44477">
        <w:t xml:space="preserve"> </w:t>
      </w:r>
      <w:customXmlInsRangeStart w:id="76" w:author="Ali Baniasad" w:date="2022-09-28T20:27:00Z"/>
      <w:sdt>
        <w:sdtPr>
          <w:id w:val="933867147"/>
          <w:citation/>
        </w:sdtPr>
        <w:sdtContent>
          <w:customXmlInsRangeEnd w:id="76"/>
          <w:ins w:id="77" w:author="Ali Baniasad" w:date="2022-09-28T20:27:00Z">
            <w:r w:rsidR="00CA10B9">
              <w:fldChar w:fldCharType="begin"/>
            </w:r>
            <w:r w:rsidR="00CA10B9">
              <w:instrText xml:space="preserve"> CITATION Azi21 \l 1033 </w:instrText>
            </w:r>
          </w:ins>
          <w:r w:rsidR="00CA10B9">
            <w:fldChar w:fldCharType="separate"/>
          </w:r>
          <w:ins w:id="78" w:author="Ali Baniasad" w:date="2022-09-28T20:27:00Z">
            <w:r w:rsidR="00CA10B9">
              <w:rPr>
                <w:noProof/>
              </w:rPr>
              <w:t>(Azid, 2021)</w:t>
            </w:r>
            <w:r w:rsidR="00CA10B9">
              <w:fldChar w:fldCharType="end"/>
            </w:r>
          </w:ins>
          <w:customXmlInsRangeStart w:id="79" w:author="Ali Baniasad" w:date="2022-09-28T20:27:00Z"/>
        </w:sdtContent>
      </w:sdt>
      <w:customXmlInsRangeEnd w:id="79"/>
      <w:del w:id="80" w:author="Ali Baniasad" w:date="2022-09-28T20:27:00Z">
        <w:r w:rsidR="00F062E6" w:rsidDel="00CA10B9">
          <w:delText>[?]</w:delText>
        </w:r>
      </w:del>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controller</w:t>
      </w:r>
      <w:r w:rsidR="00F062E6">
        <w:t xml:space="preserve"> architecture. Finally</w:t>
      </w:r>
      <w:r w:rsidRPr="00FA0C4D">
        <w:t xml:space="preserve">, </w:t>
      </w:r>
      <w:r w:rsidRPr="00FA0C4D">
        <w:lastRenderedPageBreak/>
        <w:t xml:space="preserve">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7777777" w:rsidR="00781733" w:rsidRDefault="00FA0C4D" w:rsidP="00781733">
      <w:r>
        <w:t xml:space="preserve">In the remainder of this study, the problem is defined in section </w:t>
      </w:r>
      <w:r w:rsidR="0076492F" w:rsidRPr="00F062E6">
        <w:rPr>
          <w:highlight w:val="yellow"/>
        </w:rPr>
        <w:t>?</w:t>
      </w:r>
      <w:r w:rsidR="007B0957">
        <w:t>.</w:t>
      </w:r>
      <w:r>
        <w:t xml:space="preserve"> </w:t>
      </w:r>
      <w:r w:rsidR="002C0D65">
        <w:t xml:space="preserve">In sections </w:t>
      </w:r>
      <w:r w:rsidR="002C0D65" w:rsidRPr="00F062E6">
        <w:rPr>
          <w:highlight w:val="yellow"/>
        </w:rPr>
        <w:t>?</w:t>
      </w:r>
      <w:r w:rsidR="002C0D65">
        <w:t xml:space="preserve"> and ?,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rsidRPr="002C0D65">
        <w:rPr>
          <w:highlight w:val="yellow"/>
        </w:rPr>
        <w:t>?</w:t>
      </w:r>
      <w:r w:rsidR="0076492F">
        <w:t>, t</w:t>
      </w:r>
      <w:r>
        <w:t xml:space="preserve">he LQIR-DG architecture is denoted. Finally, in sections </w:t>
      </w:r>
      <w:r w:rsidR="0076492F" w:rsidRPr="002C0D65">
        <w:rPr>
          <w:highlight w:val="yellow"/>
        </w:rPr>
        <w:t>?</w:t>
      </w:r>
      <w:r w:rsidR="00194A0A">
        <w:t xml:space="preserve"> </w:t>
      </w:r>
      <w:r>
        <w:t xml:space="preserve">and </w:t>
      </w:r>
      <w:r w:rsidR="0076492F" w:rsidRPr="002C0D65">
        <w:rPr>
          <w:highlight w:val="yellow"/>
        </w:rPr>
        <w:t>?</w:t>
      </w:r>
      <w:r>
        <w:t xml:space="preserve">, </w:t>
      </w:r>
      <w:r w:rsidR="0076492F">
        <w:t>n</w:t>
      </w:r>
      <w:r>
        <w:t>umerical results and conclusion are provided, respectively.</w:t>
      </w:r>
      <w:bookmarkStart w:id="81" w:name="_Ref324788714"/>
      <w:bookmarkStart w:id="82" w:name="_Toc505073858"/>
      <w:bookmarkStart w:id="83" w:name="_Ref115181937"/>
    </w:p>
    <w:p w14:paraId="1F28E45C" w14:textId="20703408" w:rsidR="00E615C3" w:rsidRPr="00AA4164" w:rsidRDefault="004D6160" w:rsidP="00781733">
      <w:pPr>
        <w:pStyle w:val="heading1"/>
      </w:pPr>
      <w:r w:rsidRPr="00AA4164">
        <w:t xml:space="preserve">Problem </w:t>
      </w:r>
      <w:bookmarkEnd w:id="81"/>
      <w:bookmarkEnd w:id="82"/>
      <w:r w:rsidR="00C052E5" w:rsidRPr="00AA4164">
        <w:t>S</w:t>
      </w:r>
      <w:r w:rsidR="00FA0C4D" w:rsidRPr="00AA4164">
        <w:t>tatement</w:t>
      </w:r>
    </w:p>
    <w:p w14:paraId="0B8616AA" w14:textId="7A1AF349" w:rsidR="00FA0C4D" w:rsidRDefault="00FA0C4D" w:rsidP="004F1E8A">
      <w:pPr>
        <w:ind w:firstLine="0"/>
      </w:pPr>
      <w:bookmarkStart w:id="84" w:name="_Ref353092603"/>
      <w:bookmarkStart w:id="85" w:name="_Ref353092654"/>
      <w:bookmarkEnd w:id="83"/>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751F0D" w:rsidRPr="002C0D65">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751F0D" w:rsidRPr="004F1E8A">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lang w:eastAsia="en-US"/>
        </w:rPr>
        <w:lastRenderedPageBreak/>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9">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63C07575" w:rsidR="007445FA" w:rsidRDefault="007445FA" w:rsidP="007445FA">
      <w:pPr>
        <w:pStyle w:val="InPicture"/>
        <w:bidi w:val="0"/>
        <w:ind w:left="-113" w:right="-57"/>
      </w:pPr>
      <w:bookmarkStart w:id="86" w:name="_Ref115184745"/>
      <w:bookmarkStart w:id="87"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1</w:t>
      </w:r>
      <w:r w:rsidRPr="007D5F25">
        <w:rPr>
          <w:b/>
          <w:bCs/>
        </w:rPr>
        <w:fldChar w:fldCharType="end"/>
      </w:r>
      <w:bookmarkEnd w:id="86"/>
      <w:r w:rsidRPr="007D5F25">
        <w:rPr>
          <w:b/>
          <w:bCs/>
        </w:rPr>
        <w:t>.</w:t>
      </w:r>
      <w:r w:rsidRPr="007D5F25">
        <w:t xml:space="preserve"> </w:t>
      </w:r>
      <w:r w:rsidRPr="007445FA">
        <w:t>3DoF setup of the quadrotor</w:t>
      </w:r>
      <w:bookmarkEnd w:id="87"/>
      <w:r w:rsidR="00CD0A60">
        <w:t>.</w:t>
      </w:r>
    </w:p>
    <w:p w14:paraId="03BE680B" w14:textId="54B25598" w:rsidR="00B56ABD" w:rsidRDefault="00B56ABD" w:rsidP="00B56ABD">
      <w:pPr>
        <w:pStyle w:val="InPicture"/>
        <w:bidi w:val="0"/>
        <w:ind w:left="-113" w:right="-57"/>
      </w:pPr>
      <w:r>
        <w:rPr>
          <w:noProof/>
        </w:rPr>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FF5045" w:rsidP="00B56ABD">
                              <w:pPr>
                                <w:jc w:val="center"/>
                                <w:rPr>
                                  <w:i/>
                                  <w:iCs/>
                                </w:rPr>
                              </w:pPr>
                              <w:r>
                                <w:rPr>
                                  <w:noProof/>
                                  <w:position w:val="-8"/>
                                  <w:lang w:bidi="fa-IR"/>
                                </w:rPr>
                                <w:object w:dxaOrig="320" w:dyaOrig="180" w14:anchorId="1B1A3D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alt="" style="width:41.7pt;height:23.5pt;mso-width-percent:0;mso-height-percent:0;mso-width-percent:0;mso-height-percent:0" o:ole="">
                                    <v:imagedata r:id="rId12" o:title=""/>
                                  </v:shape>
                                  <o:OLEObject Type="Embed" ProgID="Equation.DSMT4" ShapeID="_x0000_i1139" DrawAspect="Content" ObjectID="_1725903697" r:id="rId13"/>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FF5045" w:rsidP="00B56ABD">
                              <w:pPr>
                                <w:rPr>
                                  <w:i/>
                                  <w:iCs/>
                                </w:rPr>
                              </w:pPr>
                              <w:r w:rsidRPr="00921DBF">
                                <w:rPr>
                                  <w:noProof/>
                                  <w:position w:val="-10"/>
                                  <w:lang w:bidi="fa-IR"/>
                                </w:rPr>
                                <w:object w:dxaOrig="620" w:dyaOrig="300" w14:anchorId="43B1B092">
                                  <v:shape id="_x0000_i1138" type="#_x0000_t75" alt="" style="width:31.05pt;height:14.4pt;mso-width-percent:0;mso-height-percent:0;mso-width-percent:0;mso-height-percent:0" o:ole="">
                                    <v:imagedata r:id="rId14" o:title=""/>
                                  </v:shape>
                                  <o:OLEObject Type="Embed" ProgID="Equation.DSMT4" ShapeID="_x0000_i1138" DrawAspect="Content" ObjectID="_1725903698" r:id="rId15"/>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szCs w:val="24"/>
                                </w:rPr>
                              </w:pPr>
                              <w:proofErr w:type="spellStart"/>
                              <w:r w:rsidRPr="00EA10E6">
                                <w:rPr>
                                  <w:rFonts w:asciiTheme="majorBidi" w:hAnsiTheme="majorBidi" w:cstheme="majorBidi"/>
                                  <w:i/>
                                  <w:iCs/>
                                  <w:szCs w:val="24"/>
                                </w:rPr>
                                <w:t>u</w:t>
                              </w:r>
                              <w:r w:rsidRPr="00EA10E6">
                                <w:rPr>
                                  <w:rFonts w:asciiTheme="majorBidi" w:hAnsiTheme="majorBidi" w:cstheme="majorBidi"/>
                                  <w:szCs w:val="24"/>
                                  <w:vertAlign w:val="subscript"/>
                                </w:rPr>
                                <w:t>roll</w:t>
                              </w:r>
                              <w:proofErr w:type="spellEnd"/>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16"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FF5045" w:rsidP="00B56ABD">
                        <w:pPr>
                          <w:jc w:val="center"/>
                          <w:rPr>
                            <w:i/>
                            <w:iCs/>
                          </w:rPr>
                        </w:pPr>
                        <w:r>
                          <w:rPr>
                            <w:noProof/>
                            <w:position w:val="-8"/>
                            <w:lang w:bidi="fa-IR"/>
                          </w:rPr>
                          <w:object w:dxaOrig="320" w:dyaOrig="180" w14:anchorId="1B1A3DE7">
                            <v:shape id="_x0000_i1139" type="#_x0000_t75" alt="" style="width:41.7pt;height:23.5pt;mso-width-percent:0;mso-height-percent:0;mso-width-percent:0;mso-height-percent:0" o:ole="">
                              <v:imagedata r:id="rId12" o:title=""/>
                            </v:shape>
                            <o:OLEObject Type="Embed" ProgID="Equation.DSMT4" ShapeID="_x0000_i1139" DrawAspect="Content" ObjectID="_1725903697" r:id="rId17"/>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FF5045" w:rsidP="00B56ABD">
                        <w:pPr>
                          <w:rPr>
                            <w:i/>
                            <w:iCs/>
                          </w:rPr>
                        </w:pPr>
                        <w:r w:rsidRPr="00921DBF">
                          <w:rPr>
                            <w:noProof/>
                            <w:position w:val="-10"/>
                            <w:lang w:bidi="fa-IR"/>
                          </w:rPr>
                          <w:object w:dxaOrig="620" w:dyaOrig="300" w14:anchorId="43B1B092">
                            <v:shape id="_x0000_i1138" type="#_x0000_t75" alt="" style="width:31.05pt;height:14.4pt;mso-width-percent:0;mso-height-percent:0;mso-width-percent:0;mso-height-percent:0" o:ole="">
                              <v:imagedata r:id="rId14" o:title=""/>
                            </v:shape>
                            <o:OLEObject Type="Embed" ProgID="Equation.DSMT4" ShapeID="_x0000_i1138" DrawAspect="Content" ObjectID="_1725903698" r:id="rId18"/>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szCs w:val="24"/>
                          </w:rPr>
                        </w:pPr>
                        <w:proofErr w:type="spellStart"/>
                        <w:r w:rsidRPr="00EA10E6">
                          <w:rPr>
                            <w:rFonts w:asciiTheme="majorBidi" w:hAnsiTheme="majorBidi" w:cstheme="majorBidi"/>
                            <w:i/>
                            <w:iCs/>
                            <w:szCs w:val="24"/>
                          </w:rPr>
                          <w:t>u</w:t>
                        </w:r>
                        <w:r w:rsidRPr="00EA10E6">
                          <w:rPr>
                            <w:rFonts w:asciiTheme="majorBidi" w:hAnsiTheme="majorBidi" w:cstheme="majorBidi"/>
                            <w:szCs w:val="24"/>
                            <w:vertAlign w:val="subscript"/>
                          </w:rPr>
                          <w:t>roll</w:t>
                        </w:r>
                        <w:proofErr w:type="spellEnd"/>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4244C82E" w:rsidR="00B56ABD" w:rsidRDefault="00B56ABD" w:rsidP="00CD0A60">
      <w:pPr>
        <w:pStyle w:val="InPicture"/>
        <w:bidi w:val="0"/>
        <w:ind w:left="-113" w:right="-57"/>
      </w:pPr>
      <w:bookmarkStart w:id="88"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2</w:t>
      </w:r>
      <w:r w:rsidRPr="007D5F25">
        <w:rPr>
          <w:b/>
          <w:bCs/>
        </w:rPr>
        <w:fldChar w:fldCharType="end"/>
      </w:r>
      <w:bookmarkEnd w:id="88"/>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89" w:name="_Ref115181969"/>
      <w:bookmarkEnd w:id="84"/>
      <w:bookmarkEnd w:id="85"/>
      <w:r w:rsidRPr="00C052E5">
        <w:lastRenderedPageBreak/>
        <w:t>Modeling of the Quadrotor  Setup</w:t>
      </w:r>
      <w:bookmarkEnd w:id="89"/>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64A60C4F" w:rsidR="00C052E5" w:rsidRDefault="009A12AD" w:rsidP="000C0916">
      <w:pPr>
        <w:ind w:firstLine="0"/>
      </w:pPr>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751F0D" w:rsidRPr="007E0271">
        <w:t xml:space="preserve">Fig. </w:t>
      </w:r>
      <w:r w:rsidR="00751F0D" w:rsidRPr="007E027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FF5045" w:rsidRPr="00A53137">
        <w:rPr>
          <w:noProof/>
          <w:position w:val="-12"/>
        </w:rPr>
        <w:object w:dxaOrig="340" w:dyaOrig="360" w14:anchorId="299E4C08">
          <v:shape id="_x0000_i1130" type="#_x0000_t75" alt="" style="width:17.45pt;height:18.2pt;mso-width-percent:0;mso-height-percent:0;mso-width-percent:0;mso-height-percent:0" o:ole="">
            <v:imagedata r:id="rId19" o:title=""/>
          </v:shape>
          <o:OLEObject Type="Embed" ProgID="Equation.DSMT4" ShapeID="_x0000_i1130" DrawAspect="Content" ObjectID="_1725903591" r:id="rId20"/>
        </w:object>
      </w:r>
      <w:r w:rsidR="00C052E5" w:rsidRPr="00C052E5">
        <w:t xml:space="preserve">, rotating about the </w:t>
      </w:r>
      <w:r w:rsidR="00FF5045" w:rsidRPr="00A53137">
        <w:rPr>
          <w:noProof/>
          <w:position w:val="-12"/>
        </w:rPr>
        <w:object w:dxaOrig="320" w:dyaOrig="360" w14:anchorId="2A52E84D">
          <v:shape id="_x0000_i1129" type="#_x0000_t75" alt="" style="width:16.65pt;height:18.2pt;mso-width-percent:0;mso-height-percent:0;mso-width-percent:0;mso-height-percent:0" o:ole="">
            <v:imagedata r:id="rId21" o:title=""/>
          </v:shape>
          <o:OLEObject Type="Embed" ProgID="Equation.DSMT4" ShapeID="_x0000_i1129" DrawAspect="Content" ObjectID="_1725903592" r:id="rId22"/>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firstLine="0"/>
      </w:pPr>
      <w:r>
        <w:rPr>
          <w:noProof/>
          <w:lang w:eastAsia="en-US"/>
        </w:rPr>
        <mc:AlternateContent>
          <mc:Choice Requires="wpg">
            <w:drawing>
              <wp:inline distT="0" distB="0" distL="0" distR="0" wp14:anchorId="1EC2BA75" wp14:editId="2F77CBBC">
                <wp:extent cx="4660266" cy="2316628"/>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628"/>
                          <a:chOff x="0" y="-191283"/>
                          <a:chExt cx="4660266" cy="2316628"/>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335"/>
                            <a:ext cx="3200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FF5045" w:rsidP="009A12AD">
                              <w:pPr>
                                <w:pStyle w:val="InPicture"/>
                                <w:rPr>
                                  <w:lang w:bidi="fa-IR"/>
                                </w:rPr>
                              </w:pPr>
                              <w:r>
                                <w:rPr>
                                  <w:noProof/>
                                  <w:position w:val="-6"/>
                                  <w:lang w:bidi="fa-IR"/>
                                </w:rPr>
                                <w:object w:dxaOrig="210" w:dyaOrig="285" w14:anchorId="7077A511">
                                  <v:shape id="_x0000_i1137" type="#_x0000_t75" alt="" style="width:10.6pt;height:13.65pt;mso-width-percent:0;mso-height-percent:0;mso-width-percent:0;mso-height-percent:0" o:ole="">
                                    <v:imagedata r:id="rId23" o:title=""/>
                                  </v:shape>
                                  <o:OLEObject Type="Embed" ProgID="Equation.3" ShapeID="_x0000_i1137" DrawAspect="Content" ObjectID="_1725903699" r:id="rId24"/>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651"/>
                            <a:ext cx="48196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FF5045" w:rsidP="009A12AD">
                              <w:pPr>
                                <w:rPr>
                                  <w:lang w:bidi="fa-IR"/>
                                </w:rPr>
                              </w:pPr>
                              <w:r>
                                <w:rPr>
                                  <w:noProof/>
                                  <w:position w:val="-10"/>
                                  <w:lang w:bidi="fa-IR"/>
                                </w:rPr>
                                <w:object w:dxaOrig="240" w:dyaOrig="285" w14:anchorId="5010BC01">
                                  <v:shape id="_x0000_i1136" type="#_x0000_t75" alt="" style="width:12.15pt;height:13.65pt;mso-width-percent:0;mso-height-percent:0;mso-width-percent:0;mso-height-percent:0" o:ole="">
                                    <v:imagedata r:id="rId25" o:title=""/>
                                  </v:shape>
                                  <o:OLEObject Type="Embed" ProgID="Equation.3" ShapeID="_x0000_i1136" DrawAspect="Content" ObjectID="_1725903700" r:id="rId26"/>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923"/>
                            <a:ext cx="48196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FF5045" w:rsidP="009A12AD">
                              <w:pPr>
                                <w:rPr>
                                  <w:lang w:bidi="fa-IR"/>
                                </w:rPr>
                              </w:pPr>
                              <w:r>
                                <w:rPr>
                                  <w:noProof/>
                                  <w:position w:val="-10"/>
                                  <w:lang w:bidi="fa-IR"/>
                                </w:rPr>
                                <w:object w:dxaOrig="240" w:dyaOrig="285" w14:anchorId="647CD391">
                                  <v:shape id="_x0000_i1135" type="#_x0000_t75" alt="" style="width:12.15pt;height:13.65pt;mso-width-percent:0;mso-height-percent:0;mso-width-percent:0;mso-height-percent:0" o:ole="">
                                    <v:imagedata r:id="rId27" o:title=""/>
                                  </v:shape>
                                  <o:OLEObject Type="Embed" ProgID="Equation.3" ShapeID="_x0000_i1135" DrawAspect="Content" ObjectID="_1725903701" r:id="rId28"/>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6" y="-191283"/>
                            <a:ext cx="36639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FF5045" w:rsidP="009A12AD">
                              <w:pPr>
                                <w:pStyle w:val="InPicture"/>
                                <w:rPr>
                                  <w:lang w:bidi="fa-IR"/>
                                </w:rPr>
                              </w:pPr>
                              <w:r>
                                <w:rPr>
                                  <w:noProof/>
                                  <w:position w:val="-10"/>
                                  <w:lang w:bidi="fa-IR"/>
                                </w:rPr>
                                <w:object w:dxaOrig="300" w:dyaOrig="330" w14:anchorId="05E805FC">
                                  <v:shape id="_x0000_i1134" type="#_x0000_t75" alt="" style="width:14.4pt;height:16.65pt;mso-width-percent:0;mso-height-percent:0;mso-width-percent:0;mso-height-percent:0" o:ole="">
                                    <v:imagedata r:id="rId29" o:title=""/>
                                  </v:shape>
                                  <o:OLEObject Type="Embed" ProgID="Equation.3" ShapeID="_x0000_i1134" DrawAspect="Content" ObjectID="_1725903702" r:id="rId30"/>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40" y="1622425"/>
                            <a:ext cx="39497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FF5045" w:rsidP="009A12AD">
                              <w:pPr>
                                <w:pStyle w:val="InPicture"/>
                                <w:rPr>
                                  <w:lang w:bidi="fa-IR"/>
                                </w:rPr>
                              </w:pPr>
                              <w:r>
                                <w:rPr>
                                  <w:noProof/>
                                  <w:position w:val="-12"/>
                                  <w:lang w:bidi="fa-IR"/>
                                </w:rPr>
                                <w:object w:dxaOrig="315" w:dyaOrig="360" w14:anchorId="3BE0C2A2">
                                  <v:shape id="_x0000_i1133" type="#_x0000_t75" alt="" style="width:16.65pt;height:18.2pt;mso-width-percent:0;mso-height-percent:0;mso-width-percent:0;mso-height-percent:0" o:ole="">
                                    <v:imagedata r:id="rId31" o:title=""/>
                                  </v:shape>
                                  <o:OLEObject Type="Embed" ProgID="Equation.3" ShapeID="_x0000_i1133" DrawAspect="Content" ObjectID="_1725903703" r:id="rId32"/>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FF5045" w:rsidP="009A12AD">
                              <w:pPr>
                                <w:pStyle w:val="InPicture"/>
                                <w:rPr>
                                  <w:lang w:bidi="fa-IR"/>
                                </w:rPr>
                              </w:pPr>
                              <w:r>
                                <w:rPr>
                                  <w:noProof/>
                                  <w:position w:val="-10"/>
                                  <w:lang w:bidi="fa-IR"/>
                                </w:rPr>
                                <w:object w:dxaOrig="315" w:dyaOrig="330" w14:anchorId="47485238">
                                  <v:shape id="_x0000_i1132" type="#_x0000_t75" alt="" style="width:16.65pt;height:16.65pt;mso-width-percent:0;mso-height-percent:0;mso-width-percent:0;mso-height-percent:0" o:ole="">
                                    <v:imagedata r:id="rId33" o:title=""/>
                                  </v:shape>
                                  <o:OLEObject Type="Embed" ProgID="Equation.3" ShapeID="_x0000_i1132" DrawAspect="Content" ObjectID="_1725903704" r:id="rId34"/>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21" y="703540"/>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FF5045" w:rsidP="009A12AD">
                              <w:pPr>
                                <w:pStyle w:val="InPicture"/>
                                <w:rPr>
                                  <w:lang w:bidi="fa-IR"/>
                                </w:rPr>
                              </w:pPr>
                              <w:r>
                                <w:rPr>
                                  <w:noProof/>
                                  <w:position w:val="-10"/>
                                  <w:lang w:bidi="fa-IR"/>
                                </w:rPr>
                                <w:object w:dxaOrig="315" w:dyaOrig="330" w14:anchorId="36C044F3">
                                  <v:shape id="_x0000_i1131" type="#_x0000_t75" alt="" style="width:16.65pt;height:16.65pt;mso-width-percent:0;mso-height-percent:0;mso-width-percent:0;mso-height-percent:0" o:ole="">
                                    <v:imagedata r:id="rId35" o:title=""/>
                                  </v:shape>
                                  <o:OLEObject Type="Embed" ProgID="Equation.3" ShapeID="_x0000_i1131" DrawAspect="Content" ObjectID="_1725903705" r:id="rId36"/>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3;width:3200;height:448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FF5045" w:rsidP="009A12AD">
                        <w:pPr>
                          <w:pStyle w:val="InPicture"/>
                          <w:rPr>
                            <w:lang w:bidi="fa-IR"/>
                          </w:rPr>
                        </w:pPr>
                        <w:r>
                          <w:rPr>
                            <w:noProof/>
                            <w:position w:val="-6"/>
                            <w:lang w:bidi="fa-IR"/>
                          </w:rPr>
                          <w:object w:dxaOrig="210" w:dyaOrig="285" w14:anchorId="7077A511">
                            <v:shape id="_x0000_i1137" type="#_x0000_t75" alt="" style="width:10.6pt;height:13.65pt;mso-width-percent:0;mso-height-percent:0;mso-width-percent:0;mso-height-percent:0" o:ole="">
                              <v:imagedata r:id="rId23" o:title=""/>
                            </v:shape>
                            <o:OLEObject Type="Embed" ProgID="Equation.3" ShapeID="_x0000_i1137" DrawAspect="Content" ObjectID="_1725903699" r:id="rId37"/>
                          </w:object>
                        </w:r>
                      </w:p>
                    </w:txbxContent>
                  </v:textbox>
                </v:shape>
                <v:shape id="Text Box 158" o:spid="_x0000_s1085" type="#_x0000_t202" style="position:absolute;left:13951;top:4016;width:4819;height:26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FF5045" w:rsidP="009A12AD">
                        <w:pPr>
                          <w:rPr>
                            <w:lang w:bidi="fa-IR"/>
                          </w:rPr>
                        </w:pPr>
                        <w:r>
                          <w:rPr>
                            <w:noProof/>
                            <w:position w:val="-10"/>
                            <w:lang w:bidi="fa-IR"/>
                          </w:rPr>
                          <w:object w:dxaOrig="240" w:dyaOrig="285" w14:anchorId="5010BC01">
                            <v:shape id="_x0000_i1136" type="#_x0000_t75" alt="" style="width:12.15pt;height:13.65pt;mso-width-percent:0;mso-height-percent:0;mso-width-percent:0;mso-height-percent:0" o:ole="">
                              <v:imagedata r:id="rId25" o:title=""/>
                            </v:shape>
                            <o:OLEObject Type="Embed" ProgID="Equation.3" ShapeID="_x0000_i1136" DrawAspect="Content" ObjectID="_1725903700" r:id="rId38"/>
                          </w:object>
                        </w:r>
                      </w:p>
                    </w:txbxContent>
                  </v:textbox>
                </v:shape>
                <v:shape id="Text Box 159" o:spid="_x0000_s1086" type="#_x0000_t202" style="position:absolute;left:12026;top:12919;width:4820;height:229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FF5045" w:rsidP="009A12AD">
                        <w:pPr>
                          <w:rPr>
                            <w:lang w:bidi="fa-IR"/>
                          </w:rPr>
                        </w:pPr>
                        <w:r>
                          <w:rPr>
                            <w:noProof/>
                            <w:position w:val="-10"/>
                            <w:lang w:bidi="fa-IR"/>
                          </w:rPr>
                          <w:object w:dxaOrig="240" w:dyaOrig="285" w14:anchorId="647CD391">
                            <v:shape id="_x0000_i1135" type="#_x0000_t75" alt="" style="width:12.15pt;height:13.65pt;mso-width-percent:0;mso-height-percent:0;mso-width-percent:0;mso-height-percent:0" o:ole="">
                              <v:imagedata r:id="rId27" o:title=""/>
                            </v:shape>
                            <o:OLEObject Type="Embed" ProgID="Equation.3" ShapeID="_x0000_i1135" DrawAspect="Content" ObjectID="_1725903701" r:id="rId39"/>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64;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FF5045" w:rsidP="009A12AD">
                        <w:pPr>
                          <w:pStyle w:val="InPicture"/>
                          <w:rPr>
                            <w:lang w:bidi="fa-IR"/>
                          </w:rPr>
                        </w:pPr>
                        <w:r>
                          <w:rPr>
                            <w:noProof/>
                            <w:position w:val="-10"/>
                            <w:lang w:bidi="fa-IR"/>
                          </w:rPr>
                          <w:object w:dxaOrig="300" w:dyaOrig="330" w14:anchorId="05E805FC">
                            <v:shape id="_x0000_i1134" type="#_x0000_t75" alt="" style="width:14.4pt;height:16.65pt;mso-width-percent:0;mso-height-percent:0;mso-width-percent:0;mso-height-percent:0" o:ole="">
                              <v:imagedata r:id="rId29" o:title=""/>
                            </v:shape>
                            <o:OLEObject Type="Embed" ProgID="Equation.3" ShapeID="_x0000_i1134" DrawAspect="Content" ObjectID="_1725903702" r:id="rId40"/>
                          </w:object>
                        </w:r>
                      </w:p>
                    </w:txbxContent>
                  </v:textbox>
                </v:shape>
                <v:shape id="Text Box 179" o:spid="_x0000_s1106" type="#_x0000_t202" style="position:absolute;left:33629;top:16224;width:3950;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FF5045" w:rsidP="009A12AD">
                        <w:pPr>
                          <w:pStyle w:val="InPicture"/>
                          <w:rPr>
                            <w:lang w:bidi="fa-IR"/>
                          </w:rPr>
                        </w:pPr>
                        <w:r>
                          <w:rPr>
                            <w:noProof/>
                            <w:position w:val="-12"/>
                            <w:lang w:bidi="fa-IR"/>
                          </w:rPr>
                          <w:object w:dxaOrig="315" w:dyaOrig="360" w14:anchorId="3BE0C2A2">
                            <v:shape id="_x0000_i1133" type="#_x0000_t75" alt="" style="width:16.65pt;height:18.2pt;mso-width-percent:0;mso-height-percent:0;mso-width-percent:0;mso-height-percent:0" o:ole="">
                              <v:imagedata r:id="rId31" o:title=""/>
                            </v:shape>
                            <o:OLEObject Type="Embed" ProgID="Equation.3" ShapeID="_x0000_i1133" DrawAspect="Content" ObjectID="_1725903703" r:id="rId41"/>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FF5045" w:rsidP="009A12AD">
                        <w:pPr>
                          <w:pStyle w:val="InPicture"/>
                          <w:rPr>
                            <w:lang w:bidi="fa-IR"/>
                          </w:rPr>
                        </w:pPr>
                        <w:r>
                          <w:rPr>
                            <w:noProof/>
                            <w:position w:val="-10"/>
                            <w:lang w:bidi="fa-IR"/>
                          </w:rPr>
                          <w:object w:dxaOrig="315" w:dyaOrig="330" w14:anchorId="47485238">
                            <v:shape id="_x0000_i1132" type="#_x0000_t75" alt="" style="width:16.65pt;height:16.65pt;mso-width-percent:0;mso-height-percent:0;mso-width-percent:0;mso-height-percent:0" o:ole="">
                              <v:imagedata r:id="rId33" o:title=""/>
                            </v:shape>
                            <o:OLEObject Type="Embed" ProgID="Equation.3" ShapeID="_x0000_i1132" DrawAspect="Content" ObjectID="_1725903704" r:id="rId42"/>
                          </w:object>
                        </w:r>
                      </w:p>
                    </w:txbxContent>
                  </v:textbox>
                </v:shape>
                <v:shape id="Text Box 181" o:spid="_x0000_s1108" type="#_x0000_t202" style="position:absolute;left:24204;top:7035;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FF5045" w:rsidP="009A12AD">
                        <w:pPr>
                          <w:pStyle w:val="InPicture"/>
                          <w:rPr>
                            <w:lang w:bidi="fa-IR"/>
                          </w:rPr>
                        </w:pPr>
                        <w:r>
                          <w:rPr>
                            <w:noProof/>
                            <w:position w:val="-10"/>
                            <w:lang w:bidi="fa-IR"/>
                          </w:rPr>
                          <w:object w:dxaOrig="315" w:dyaOrig="330" w14:anchorId="36C044F3">
                            <v:shape id="_x0000_i1131" type="#_x0000_t75" alt="" style="width:16.65pt;height:16.65pt;mso-width-percent:0;mso-height-percent:0;mso-width-percent:0;mso-height-percent:0" o:ole="">
                              <v:imagedata r:id="rId35" o:title=""/>
                            </v:shape>
                            <o:OLEObject Type="Embed" ProgID="Equation.3" ShapeID="_x0000_i1131" DrawAspect="Content" ObjectID="_1725903705" r:id="rId43"/>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25B8783F" w:rsidR="009A12AD" w:rsidRDefault="009A12AD" w:rsidP="009A12AD">
      <w:pPr>
        <w:pStyle w:val="InPicture"/>
        <w:bidi w:val="0"/>
        <w:ind w:left="-113" w:right="-57"/>
      </w:pPr>
      <w:bookmarkStart w:id="90" w:name="_Ref11518507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3</w:t>
      </w:r>
      <w:r w:rsidRPr="007D5F25">
        <w:rPr>
          <w:b/>
          <w:bCs/>
        </w:rPr>
        <w:fldChar w:fldCharType="end"/>
      </w:r>
      <w:bookmarkEnd w:id="90"/>
      <w:r w:rsidRPr="007D5F25">
        <w:rPr>
          <w:b/>
          <w:bCs/>
        </w:rPr>
        <w:t>.</w:t>
      </w:r>
      <w:r w:rsidRPr="007D5F25">
        <w:t xml:space="preserve"> </w:t>
      </w:r>
      <w:r w:rsidRPr="009A12AD">
        <w:t>Configuration of the quadroto</w:t>
      </w:r>
      <w:r>
        <w:t>r</w:t>
      </w:r>
    </w:p>
    <w:p w14:paraId="6E8ED25C" w14:textId="77777777" w:rsidR="009A12AD" w:rsidRDefault="009A12AD" w:rsidP="009A12AD">
      <w:pPr>
        <w:ind w:left="567" w:firstLine="0"/>
      </w:pPr>
    </w:p>
    <w:p w14:paraId="7E56EAB1" w14:textId="0530AF8B" w:rsidR="00C052E5" w:rsidRDefault="00C052E5" w:rsidP="00C052E5">
      <w:pPr>
        <w:pStyle w:val="heading2"/>
      </w:pPr>
      <w:r w:rsidRPr="00C052E5">
        <w:t>Dynamic Model</w:t>
      </w:r>
    </w:p>
    <w:p w14:paraId="37CB1C2C" w14:textId="2A4AFB8E" w:rsidR="00C052E5" w:rsidRDefault="00C052E5" w:rsidP="00C052E5">
      <w:pPr>
        <w:ind w:firstLine="0"/>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7E027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7E0271">
            <w:rPr>
              <w:noProof/>
            </w:rPr>
            <w:t>(Siegwart, 2007)</w:t>
          </w:r>
          <w:r w:rsidR="00EF4774">
            <w:rPr>
              <w:lang w:val="x-none"/>
            </w:rPr>
            <w:fldChar w:fldCharType="end"/>
          </w:r>
        </w:sdtContent>
      </w:sdt>
    </w:p>
    <w:p w14:paraId="4EB2E8D6" w14:textId="77777777" w:rsidR="00521DC6" w:rsidRDefault="00521DC6" w:rsidP="00C052E5">
      <w:pPr>
        <w:ind w:firstLine="0"/>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FF5045" w:rsidP="00D51E87">
            <w:pPr>
              <w:ind w:firstLine="0"/>
              <w:jc w:val="center"/>
            </w:pPr>
            <w:r w:rsidRPr="00A53137">
              <w:rPr>
                <w:noProof/>
                <w:position w:val="-30"/>
              </w:rPr>
              <w:object w:dxaOrig="3840" w:dyaOrig="700" w14:anchorId="2A79584E">
                <v:shape id="_x0000_i1128" type="#_x0000_t75" alt="" style="width:192.5pt;height:34.85pt;mso-width-percent:0;mso-height-percent:0;mso-width-percent:0;mso-height-percent:0" o:ole="">
                  <v:imagedata r:id="rId44" o:title=""/>
                </v:shape>
                <o:OLEObject Type="Embed" ProgID="Equation.DSMT4" ShapeID="_x0000_i1128" DrawAspect="Content" ObjectID="_1725903593" r:id="rId45"/>
              </w:object>
            </w:r>
          </w:p>
        </w:tc>
        <w:tc>
          <w:tcPr>
            <w:tcW w:w="768" w:type="dxa"/>
            <w:shd w:val="clear" w:color="auto" w:fill="auto"/>
            <w:vAlign w:val="center"/>
          </w:tcPr>
          <w:p w14:paraId="34A22383" w14:textId="6302FBCA" w:rsidR="00521DC6" w:rsidRPr="00A32EA1" w:rsidRDefault="00521DC6" w:rsidP="00D51E87">
            <w:pPr>
              <w:pStyle w:val="Caption"/>
              <w:keepNext/>
              <w:rPr>
                <w:b w:val="0"/>
                <w:bCs w:val="0"/>
                <w:color w:val="auto"/>
                <w:sz w:val="24"/>
                <w:szCs w:val="20"/>
              </w:rPr>
            </w:pPr>
            <w:bookmarkStart w:id="91"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91"/>
          </w:p>
        </w:tc>
      </w:tr>
      <w:tr w:rsidR="00521DC6" w:rsidRPr="00A32EA1" w14:paraId="11A8F95D" w14:textId="77777777" w:rsidTr="00521DC6">
        <w:tc>
          <w:tcPr>
            <w:tcW w:w="8258" w:type="dxa"/>
            <w:shd w:val="clear" w:color="auto" w:fill="auto"/>
            <w:vAlign w:val="center"/>
          </w:tcPr>
          <w:p w14:paraId="7455F105" w14:textId="7DB32C0B" w:rsidR="00521DC6" w:rsidRDefault="00FF5045" w:rsidP="00D51E87">
            <w:pPr>
              <w:ind w:firstLine="0"/>
              <w:jc w:val="center"/>
            </w:pPr>
            <w:r w:rsidRPr="00A53137">
              <w:rPr>
                <w:noProof/>
                <w:position w:val="-32"/>
              </w:rPr>
              <w:object w:dxaOrig="4000" w:dyaOrig="720" w14:anchorId="24789A9E">
                <v:shape id="_x0000_i1127" type="#_x0000_t75" alt="" style="width:199.35pt;height:36.4pt;mso-width-percent:0;mso-height-percent:0;mso-width-percent:0;mso-height-percent:0" o:ole="">
                  <v:imagedata r:id="rId46" o:title=""/>
                </v:shape>
                <o:OLEObject Type="Embed" ProgID="Equation.DSMT4" ShapeID="_x0000_i1127" DrawAspect="Content" ObjectID="_1725903594" r:id="rId47"/>
              </w:object>
            </w:r>
          </w:p>
        </w:tc>
        <w:tc>
          <w:tcPr>
            <w:tcW w:w="768" w:type="dxa"/>
            <w:shd w:val="clear" w:color="auto" w:fill="auto"/>
            <w:vAlign w:val="center"/>
          </w:tcPr>
          <w:p w14:paraId="200C4467" w14:textId="3C05B084"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FF5045" w:rsidP="00D51E87">
            <w:pPr>
              <w:ind w:firstLine="0"/>
              <w:jc w:val="center"/>
            </w:pPr>
            <w:r w:rsidRPr="00A53137">
              <w:rPr>
                <w:noProof/>
                <w:position w:val="-30"/>
              </w:rPr>
              <w:object w:dxaOrig="2840" w:dyaOrig="700" w14:anchorId="481BA6FA">
                <v:shape id="_x0000_i1126" type="#_x0000_t75" alt="" style="width:142.5pt;height:34.85pt;mso-width-percent:0;mso-height-percent:0;mso-width-percent:0;mso-height-percent:0" o:ole="">
                  <v:imagedata r:id="rId48" o:title=""/>
                </v:shape>
                <o:OLEObject Type="Embed" ProgID="Equation.DSMT4" ShapeID="_x0000_i1126" DrawAspect="Content" ObjectID="_1725903595" r:id="rId49"/>
              </w:object>
            </w:r>
          </w:p>
        </w:tc>
        <w:tc>
          <w:tcPr>
            <w:tcW w:w="768" w:type="dxa"/>
            <w:shd w:val="clear" w:color="auto" w:fill="auto"/>
            <w:vAlign w:val="center"/>
          </w:tcPr>
          <w:p w14:paraId="5E2C5BA8" w14:textId="12CE254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pPr>
        <w:ind w:firstLine="0"/>
      </w:pPr>
      <w:r w:rsidRPr="00F72734">
        <w:rPr>
          <w:lang w:val="x-none"/>
        </w:rPr>
        <w:t xml:space="preserve">where </w:t>
      </w:r>
      <w:r w:rsidR="00FF5045" w:rsidRPr="00A53137">
        <w:rPr>
          <w:noProof/>
          <w:position w:val="-10"/>
        </w:rPr>
        <w:object w:dxaOrig="840" w:dyaOrig="320" w14:anchorId="11D5AB1F">
          <v:shape id="_x0000_i1125" type="#_x0000_t75" alt="" style="width:41.7pt;height:16.65pt;mso-width-percent:0;mso-height-percent:0;mso-width-percent:0;mso-height-percent:0" o:ole="">
            <v:imagedata r:id="rId50" o:title=""/>
          </v:shape>
          <o:OLEObject Type="Embed" ProgID="Equation.DSMT4" ShapeID="_x0000_i1125" DrawAspect="Content" ObjectID="_1725903596" r:id="rId51"/>
        </w:object>
      </w:r>
      <w:r w:rsidRPr="00F72734">
        <w:rPr>
          <w:lang w:val="x-none"/>
        </w:rPr>
        <w:t xml:space="preserve"> are the angular velocities. </w:t>
      </w:r>
      <w:r w:rsidR="00FF5045" w:rsidRPr="00A53137">
        <w:rPr>
          <w:noProof/>
          <w:position w:val="-12"/>
        </w:rPr>
        <w:object w:dxaOrig="400" w:dyaOrig="360" w14:anchorId="2C23077C">
          <v:shape id="_x0000_i1124" type="#_x0000_t75" alt="" style="width:19.7pt;height:18.2pt;mso-width-percent:0;mso-height-percent:0;mso-width-percent:0;mso-height-percent:0" o:ole="">
            <v:imagedata r:id="rId52" o:title=""/>
          </v:shape>
          <o:OLEObject Type="Embed" ProgID="Equation.DSMT4" ShapeID="_x0000_i1124" DrawAspect="Content" ObjectID="_1725903597" r:id="rId53"/>
        </w:object>
      </w:r>
      <w:r w:rsidRPr="00F72734">
        <w:rPr>
          <w:lang w:val="x-none"/>
        </w:rPr>
        <w:t xml:space="preserve">, </w:t>
      </w:r>
      <w:r w:rsidR="00FF5045" w:rsidRPr="00A53137">
        <w:rPr>
          <w:noProof/>
          <w:position w:val="-14"/>
        </w:rPr>
        <w:object w:dxaOrig="499" w:dyaOrig="380" w14:anchorId="25945B44">
          <v:shape id="_x0000_i1123" type="#_x0000_t75" alt="" style="width:24.25pt;height:18.95pt;mso-width-percent:0;mso-height-percent:0;mso-width-percent:0;mso-height-percent:0" o:ole="">
            <v:imagedata r:id="rId54" o:title=""/>
          </v:shape>
          <o:OLEObject Type="Embed" ProgID="Equation.DSMT4" ShapeID="_x0000_i1123" DrawAspect="Content" ObjectID="_1725903598" r:id="rId55"/>
        </w:object>
      </w:r>
      <w:r w:rsidRPr="00F72734">
        <w:rPr>
          <w:lang w:val="x-none"/>
        </w:rPr>
        <w:t xml:space="preserve">, and </w:t>
      </w:r>
      <w:r w:rsidR="00FF5045" w:rsidRPr="00A53137">
        <w:rPr>
          <w:noProof/>
          <w:position w:val="-14"/>
        </w:rPr>
        <w:object w:dxaOrig="440" w:dyaOrig="380" w14:anchorId="699BFDB9">
          <v:shape id="_x0000_i1122" type="#_x0000_t75" alt="" style="width:22pt;height:18.95pt;mso-width-percent:0;mso-height-percent:0;mso-width-percent:0;mso-height-percent:0" o:ole="">
            <v:imagedata r:id="rId56" o:title=""/>
          </v:shape>
          <o:OLEObject Type="Embed" ProgID="Equation.DSMT4" ShapeID="_x0000_i1122" DrawAspect="Content" ObjectID="_1725903599" r:id="rId57"/>
        </w:object>
      </w:r>
      <w:r w:rsidRPr="00F72734">
        <w:rPr>
          <w:lang w:val="x-none"/>
        </w:rPr>
        <w:t xml:space="preserve"> are the disturbances, generated in </w:t>
      </w:r>
      <w:r w:rsidR="00FF5045" w:rsidRPr="00A53137">
        <w:rPr>
          <w:noProof/>
          <w:position w:val="-12"/>
        </w:rPr>
        <w:object w:dxaOrig="340" w:dyaOrig="360" w14:anchorId="600E133F">
          <v:shape id="_x0000_i1121" type="#_x0000_t75" alt="" style="width:17.45pt;height:18.2pt;mso-width-percent:0;mso-height-percent:0;mso-width-percent:0;mso-height-percent:0" o:ole="">
            <v:imagedata r:id="rId58" o:title=""/>
          </v:shape>
          <o:OLEObject Type="Embed" ProgID="Equation.DSMT4" ShapeID="_x0000_i1121" DrawAspect="Content" ObjectID="_1725903600" r:id="rId59"/>
        </w:object>
      </w:r>
      <w:r w:rsidR="00F91E47">
        <w:rPr>
          <w:lang w:val="x-none"/>
        </w:rPr>
        <w:t>,</w:t>
      </w:r>
      <w:r w:rsidR="00F91E47">
        <w:t xml:space="preserve"> </w:t>
      </w:r>
      <w:r w:rsidR="00FF5045" w:rsidRPr="00A53137">
        <w:rPr>
          <w:noProof/>
          <w:position w:val="-12"/>
        </w:rPr>
        <w:object w:dxaOrig="360" w:dyaOrig="360" w14:anchorId="0A4986DB">
          <v:shape id="_x0000_i1120" type="#_x0000_t75" alt="" style="width:18.2pt;height:18.2pt;mso-width-percent:0;mso-height-percent:0;mso-width-percent:0;mso-height-percent:0" o:ole="">
            <v:imagedata r:id="rId60" o:title=""/>
          </v:shape>
          <o:OLEObject Type="Embed" ProgID="Equation.DSMT4" ShapeID="_x0000_i1120" DrawAspect="Content" ObjectID="_1725903601" r:id="rId61"/>
        </w:object>
      </w:r>
      <w:r w:rsidR="00F91E47">
        <w:rPr>
          <w:lang w:val="x-none"/>
        </w:rPr>
        <w:t>.</w:t>
      </w:r>
      <w:r w:rsidRPr="00F72734">
        <w:rPr>
          <w:lang w:val="x-none"/>
        </w:rPr>
        <w:t xml:space="preserve"> and </w:t>
      </w:r>
      <w:r w:rsidR="00FF5045" w:rsidRPr="00A53137">
        <w:rPr>
          <w:noProof/>
          <w:position w:val="-12"/>
        </w:rPr>
        <w:object w:dxaOrig="320" w:dyaOrig="360" w14:anchorId="28F5F000">
          <v:shape id="_x0000_i1119" type="#_x0000_t75" alt="" style="width:16.65pt;height:18.2pt;mso-width-percent:0;mso-height-percent:0;mso-width-percent:0;mso-height-percent:0" o:ole="">
            <v:imagedata r:id="rId62" o:title=""/>
          </v:shape>
          <o:OLEObject Type="Embed" ProgID="Equation.DSMT4" ShapeID="_x0000_i1119" DrawAspect="Content" ObjectID="_1725903602" r:id="rId63"/>
        </w:object>
      </w:r>
      <w:r w:rsidRPr="00F72734">
        <w:rPr>
          <w:lang w:val="x-none"/>
        </w:rPr>
        <w:t xml:space="preserve">, respectively. Moreover, </w:t>
      </w:r>
      <w:r w:rsidR="00FF5045" w:rsidRPr="00A53137">
        <w:rPr>
          <w:noProof/>
          <w:position w:val="-12"/>
        </w:rPr>
        <w:object w:dxaOrig="320" w:dyaOrig="360" w14:anchorId="6E65B89A">
          <v:shape id="_x0000_i1118" type="#_x0000_t75" alt="" style="width:16.65pt;height:18.2pt;mso-width-percent:0;mso-height-percent:0;mso-width-percent:0;mso-height-percent:0" o:ole="">
            <v:imagedata r:id="rId64" o:title=""/>
          </v:shape>
          <o:OLEObject Type="Embed" ProgID="Equation.DSMT4" ShapeID="_x0000_i1118" DrawAspect="Content" ObjectID="_1725903603" r:id="rId65"/>
        </w:object>
      </w:r>
      <w:r w:rsidRPr="00F72734">
        <w:rPr>
          <w:lang w:val="x-none"/>
        </w:rPr>
        <w:t xml:space="preserve">, </w:t>
      </w:r>
      <w:r w:rsidR="00FF5045" w:rsidRPr="00A53137">
        <w:rPr>
          <w:noProof/>
          <w:position w:val="-14"/>
        </w:rPr>
        <w:object w:dxaOrig="320" w:dyaOrig="380" w14:anchorId="06267F23">
          <v:shape id="_x0000_i1117" type="#_x0000_t75" alt="" style="width:16.65pt;height:18.95pt;mso-width-percent:0;mso-height-percent:0;mso-width-percent:0;mso-height-percent:0" o:ole="">
            <v:imagedata r:id="rId66" o:title=""/>
          </v:shape>
          <o:OLEObject Type="Embed" ProgID="Equation.DSMT4" ShapeID="_x0000_i1117" DrawAspect="Content" ObjectID="_1725903604" r:id="rId67"/>
        </w:object>
      </w:r>
      <w:r w:rsidRPr="00F72734">
        <w:rPr>
          <w:lang w:val="x-none"/>
        </w:rPr>
        <w:t xml:space="preserve">, and </w:t>
      </w:r>
      <w:r w:rsidR="00FF5045" w:rsidRPr="00A53137">
        <w:rPr>
          <w:noProof/>
          <w:position w:val="-12"/>
        </w:rPr>
        <w:object w:dxaOrig="300" w:dyaOrig="360" w14:anchorId="00EB02CD">
          <v:shape id="_x0000_i1116" type="#_x0000_t75" alt="" style="width:14.4pt;height:18.2pt;mso-width-percent:0;mso-height-percent:0;mso-width-percent:0;mso-height-percent:0" o:ole="">
            <v:imagedata r:id="rId68" o:title=""/>
          </v:shape>
          <o:OLEObject Type="Embed" ProgID="Equation.DSMT4" ShapeID="_x0000_i1116" DrawAspect="Content" ObjectID="_1725903605" r:id="rId69"/>
        </w:object>
      </w:r>
      <w:r w:rsidRPr="00F72734">
        <w:rPr>
          <w:lang w:val="x-none"/>
        </w:rPr>
        <w:t xml:space="preserve"> are the principal moment of inertia and </w:t>
      </w:r>
      <w:r w:rsidR="00FF5045" w:rsidRPr="00A53137">
        <w:rPr>
          <w:noProof/>
          <w:position w:val="-12"/>
        </w:rPr>
        <w:object w:dxaOrig="440" w:dyaOrig="360" w14:anchorId="4C960DBF">
          <v:shape id="_x0000_i1115" type="#_x0000_t75" alt="" style="width:22pt;height:18.2pt;mso-width-percent:0;mso-height-percent:0;mso-width-percent:0;mso-height-percent:0" o:ole="">
            <v:imagedata r:id="rId70" o:title=""/>
          </v:shape>
          <o:OLEObject Type="Embed" ProgID="Equation.DSMT4" ShapeID="_x0000_i1115" DrawAspect="Content" ObjectID="_1725903606" r:id="rId71"/>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FF5045" w:rsidP="00D51E87">
            <w:pPr>
              <w:ind w:firstLine="0"/>
              <w:jc w:val="center"/>
            </w:pPr>
            <w:r w:rsidRPr="00A53137">
              <w:rPr>
                <w:noProof/>
                <w:position w:val="-10"/>
              </w:rPr>
              <w:object w:dxaOrig="3360" w:dyaOrig="380" w14:anchorId="50854AD8">
                <v:shape id="_x0000_i1114" type="#_x0000_t75" alt="" style="width:167.5pt;height:18.95pt;mso-width-percent:0;mso-height-percent:0;mso-width-percent:0;mso-height-percent:0" o:ole="">
                  <v:imagedata r:id="rId72" o:title=""/>
                </v:shape>
                <o:OLEObject Type="Embed" ProgID="Equation.DSMT4" ShapeID="_x0000_i1114" DrawAspect="Content" ObjectID="_1725903607" r:id="rId73"/>
              </w:object>
            </w:r>
          </w:p>
        </w:tc>
        <w:tc>
          <w:tcPr>
            <w:tcW w:w="768" w:type="dxa"/>
            <w:shd w:val="clear" w:color="auto" w:fill="auto"/>
            <w:vAlign w:val="center"/>
          </w:tcPr>
          <w:p w14:paraId="6F71764F" w14:textId="65C0D3C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FF5045" w:rsidP="00D51E87">
            <w:pPr>
              <w:ind w:firstLine="0"/>
              <w:jc w:val="center"/>
            </w:pPr>
            <w:r w:rsidRPr="00A53137">
              <w:rPr>
                <w:noProof/>
                <w:position w:val="-10"/>
              </w:rPr>
              <w:object w:dxaOrig="2180" w:dyaOrig="380" w14:anchorId="2987E29D">
                <v:shape id="_x0000_i1113" type="#_x0000_t75" alt="" style="width:109.15pt;height:18.95pt;mso-width-percent:0;mso-height-percent:0;mso-width-percent:0;mso-height-percent:0" o:ole="">
                  <v:imagedata r:id="rId74" o:title=""/>
                </v:shape>
                <o:OLEObject Type="Embed" ProgID="Equation.DSMT4" ShapeID="_x0000_i1113" DrawAspect="Content" ObjectID="_1725903608" r:id="rId75"/>
              </w:object>
            </w:r>
          </w:p>
        </w:tc>
        <w:tc>
          <w:tcPr>
            <w:tcW w:w="768" w:type="dxa"/>
            <w:shd w:val="clear" w:color="auto" w:fill="auto"/>
            <w:vAlign w:val="center"/>
          </w:tcPr>
          <w:p w14:paraId="6E15AB4D" w14:textId="7DC8ABC3"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FF5045" w:rsidP="00D51E87">
            <w:pPr>
              <w:ind w:firstLine="0"/>
              <w:jc w:val="center"/>
            </w:pPr>
            <w:r w:rsidRPr="00A53137">
              <w:rPr>
                <w:noProof/>
                <w:position w:val="-10"/>
              </w:rPr>
              <w:object w:dxaOrig="3159" w:dyaOrig="320" w14:anchorId="2BF336BB">
                <v:shape id="_x0000_i1112" type="#_x0000_t75" alt="" style="width:157.65pt;height:16.65pt;mso-width-percent:0;mso-height-percent:0;mso-width-percent:0;mso-height-percent:0" o:ole="">
                  <v:imagedata r:id="rId76" o:title=""/>
                </v:shape>
                <o:OLEObject Type="Embed" ProgID="Equation.DSMT4" ShapeID="_x0000_i1112" DrawAspect="Content" ObjectID="_1725903609" r:id="rId77"/>
              </w:object>
            </w:r>
          </w:p>
        </w:tc>
        <w:tc>
          <w:tcPr>
            <w:tcW w:w="768" w:type="dxa"/>
            <w:shd w:val="clear" w:color="auto" w:fill="auto"/>
            <w:vAlign w:val="center"/>
          </w:tcPr>
          <w:p w14:paraId="340325EE" w14:textId="587AF0E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pPr>
        <w:ind w:firstLine="0"/>
      </w:pPr>
      <w:r>
        <w:t xml:space="preserve">where </w:t>
      </w:r>
      <w:r w:rsidR="00FF5045" w:rsidRPr="00A53137">
        <w:rPr>
          <w:noProof/>
          <w:position w:val="-10"/>
        </w:rPr>
        <w:object w:dxaOrig="840" w:dyaOrig="320" w14:anchorId="63E96C06">
          <v:shape id="_x0000_i1111" type="#_x0000_t75" alt="" style="width:41.7pt;height:16.65pt;mso-width-percent:0;mso-height-percent:0;mso-width-percent:0;mso-height-percent:0" o:ole="">
            <v:imagedata r:id="rId78" o:title=""/>
          </v:shape>
          <o:OLEObject Type="Embed" ProgID="Equation.DSMT4" ShapeID="_x0000_i1111" DrawAspect="Content" ObjectID="_1725903610" r:id="rId79"/>
        </w:object>
      </w:r>
      <w:r>
        <w:t xml:space="preserve"> a</w:t>
      </w:r>
      <w:r w:rsidR="00F91E47">
        <w:t xml:space="preserve">re roll, pitch, and yaw angles. </w:t>
      </w:r>
      <w:r>
        <w:t xml:space="preserve">Moreover, </w:t>
      </w:r>
      <w:r w:rsidR="00FF5045" w:rsidRPr="00A53137">
        <w:rPr>
          <w:noProof/>
          <w:position w:val="-12"/>
        </w:rPr>
        <w:object w:dxaOrig="340" w:dyaOrig="360" w14:anchorId="128E31FB">
          <v:shape id="_x0000_i1110" type="#_x0000_t75" alt="" style="width:17.45pt;height:18.2pt;mso-width-percent:0;mso-height-percent:0;mso-width-percent:0;mso-height-percent:0" o:ole="">
            <v:imagedata r:id="rId80" o:title=""/>
          </v:shape>
          <o:OLEObject Type="Embed" ProgID="Equation.DSMT4" ShapeID="_x0000_i1110" DrawAspect="Content" ObjectID="_1725903611" r:id="rId81"/>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FF5045" w:rsidP="00D51E87">
            <w:pPr>
              <w:ind w:firstLine="0"/>
              <w:jc w:val="center"/>
            </w:pPr>
            <w:r w:rsidRPr="00A53137">
              <w:rPr>
                <w:noProof/>
                <w:position w:val="-12"/>
              </w:rPr>
              <w:object w:dxaOrig="2500" w:dyaOrig="360" w14:anchorId="2E116B7E">
                <v:shape id="_x0000_i1109" type="#_x0000_t75" alt="" style="width:125.05pt;height:18.2pt;mso-width-percent:0;mso-height-percent:0;mso-width-percent:0;mso-height-percent:0" o:ole="">
                  <v:imagedata r:id="rId82" o:title=""/>
                </v:shape>
                <o:OLEObject Type="Embed" ProgID="Equation.DSMT4" ShapeID="_x0000_i1109" DrawAspect="Content" ObjectID="_1725903612" r:id="rId83"/>
              </w:object>
            </w:r>
          </w:p>
        </w:tc>
        <w:tc>
          <w:tcPr>
            <w:tcW w:w="768" w:type="dxa"/>
            <w:shd w:val="clear" w:color="auto" w:fill="auto"/>
            <w:vAlign w:val="center"/>
          </w:tcPr>
          <w:p w14:paraId="184B1C5F" w14:textId="7061182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ind w:firstLine="0"/>
        <w:rPr>
          <w:lang w:val="x-none"/>
        </w:rPr>
      </w:pPr>
      <w:r w:rsidRPr="00F72734">
        <w:rPr>
          <w:lang w:val="x-none"/>
        </w:rPr>
        <w:t xml:space="preserve">The control inputs </w:t>
      </w:r>
      <w:r w:rsidR="00FF5045" w:rsidRPr="00A53137">
        <w:rPr>
          <w:noProof/>
          <w:position w:val="-12"/>
        </w:rPr>
        <w:object w:dxaOrig="380" w:dyaOrig="360" w14:anchorId="580CA80F">
          <v:shape id="_x0000_i1108" type="#_x0000_t75" alt="" style="width:18.95pt;height:18.2pt;mso-width-percent:0;mso-height-percent:0;mso-width-percent:0;mso-height-percent:0" o:ole="">
            <v:imagedata r:id="rId84" o:title=""/>
          </v:shape>
          <o:OLEObject Type="Embed" ProgID="Equation.DSMT4" ShapeID="_x0000_i1108" DrawAspect="Content" ObjectID="_1725903613" r:id="rId85"/>
        </w:object>
      </w:r>
      <w:r w:rsidR="00F91E47">
        <w:t>,</w:t>
      </w:r>
      <w:r w:rsidRPr="00F72734">
        <w:rPr>
          <w:lang w:val="x-none"/>
        </w:rPr>
        <w:t xml:space="preserve"> </w:t>
      </w:r>
      <w:r w:rsidR="00FF5045" w:rsidRPr="00A53137">
        <w:rPr>
          <w:noProof/>
          <w:position w:val="-14"/>
        </w:rPr>
        <w:object w:dxaOrig="480" w:dyaOrig="380" w14:anchorId="70AA1DEC">
          <v:shape id="_x0000_i1107" type="#_x0000_t75" alt="" style="width:23.5pt;height:18.95pt;mso-width-percent:0;mso-height-percent:0;mso-width-percent:0;mso-height-percent:0" o:ole="">
            <v:imagedata r:id="rId86" o:title=""/>
          </v:shape>
          <o:OLEObject Type="Embed" ProgID="Equation.DSMT4" ShapeID="_x0000_i1107" DrawAspect="Content" ObjectID="_1725903614" r:id="rId87"/>
        </w:object>
      </w:r>
      <w:r w:rsidRPr="00F72734">
        <w:rPr>
          <w:lang w:val="x-none"/>
        </w:rPr>
        <w:t xml:space="preserve">, and </w:t>
      </w:r>
      <w:r w:rsidR="00FF5045" w:rsidRPr="00A53137">
        <w:rPr>
          <w:noProof/>
          <w:position w:val="-14"/>
        </w:rPr>
        <w:object w:dxaOrig="420" w:dyaOrig="380" w14:anchorId="165F9821">
          <v:shape id="_x0000_i1106" type="#_x0000_t75" alt="" style="width:21.2pt;height:18.95pt;mso-width-percent:0;mso-height-percent:0;mso-width-percent:0;mso-height-percent:0" o:ole="">
            <v:imagedata r:id="rId88" o:title=""/>
          </v:shape>
          <o:OLEObject Type="Embed" ProgID="Equation.DSMT4" ShapeID="_x0000_i1106" DrawAspect="Content" ObjectID="_1725903615" r:id="rId89"/>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180"/>
        <w:gridCol w:w="846"/>
      </w:tblGrid>
      <w:tr w:rsidR="00521DC6" w:rsidRPr="00A32EA1" w14:paraId="5C590276" w14:textId="77777777" w:rsidTr="00D51E87">
        <w:tc>
          <w:tcPr>
            <w:tcW w:w="8258" w:type="dxa"/>
            <w:shd w:val="clear" w:color="auto" w:fill="auto"/>
            <w:vAlign w:val="center"/>
          </w:tcPr>
          <w:p w14:paraId="21F52D39" w14:textId="2BC957F8" w:rsidR="00521DC6" w:rsidRDefault="00FF5045" w:rsidP="00D51E87">
            <w:pPr>
              <w:ind w:firstLine="0"/>
              <w:jc w:val="center"/>
            </w:pPr>
            <w:r w:rsidRPr="00A53137">
              <w:rPr>
                <w:noProof/>
                <w:position w:val="-14"/>
              </w:rPr>
              <w:object w:dxaOrig="2020" w:dyaOrig="400" w14:anchorId="3B358303">
                <v:shape id="_x0000_i1105" type="#_x0000_t75" alt="" style="width:100.8pt;height:19.7pt;mso-width-percent:0;mso-height-percent:0;mso-width-percent:0;mso-height-percent:0" o:ole="">
                  <v:imagedata r:id="rId90" o:title=""/>
                </v:shape>
                <o:OLEObject Type="Embed" ProgID="Equation.DSMT4" ShapeID="_x0000_i1105" DrawAspect="Content" ObjectID="_1725903616" r:id="rId91"/>
              </w:object>
            </w:r>
          </w:p>
        </w:tc>
        <w:tc>
          <w:tcPr>
            <w:tcW w:w="768" w:type="dxa"/>
            <w:shd w:val="clear" w:color="auto" w:fill="auto"/>
            <w:vAlign w:val="center"/>
          </w:tcPr>
          <w:p w14:paraId="55D4B60D" w14:textId="06EF7F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FF5045" w:rsidP="00D51E87">
            <w:pPr>
              <w:ind w:firstLine="0"/>
              <w:jc w:val="center"/>
            </w:pPr>
            <w:r w:rsidRPr="00A53137">
              <w:rPr>
                <w:noProof/>
                <w:position w:val="-14"/>
              </w:rPr>
              <w:object w:dxaOrig="2120" w:dyaOrig="400" w14:anchorId="73ACF5BC">
                <v:shape id="_x0000_i1104" type="#_x0000_t75" alt="" style="width:105.35pt;height:19.7pt;mso-width-percent:0;mso-height-percent:0;mso-width-percent:0;mso-height-percent:0" o:ole="">
                  <v:imagedata r:id="rId92" o:title=""/>
                </v:shape>
                <o:OLEObject Type="Embed" ProgID="Equation.DSMT4" ShapeID="_x0000_i1104" DrawAspect="Content" ObjectID="_1725903617" r:id="rId93"/>
              </w:object>
            </w:r>
          </w:p>
        </w:tc>
        <w:tc>
          <w:tcPr>
            <w:tcW w:w="768" w:type="dxa"/>
            <w:shd w:val="clear" w:color="auto" w:fill="auto"/>
            <w:vAlign w:val="center"/>
          </w:tcPr>
          <w:p w14:paraId="6AC26194" w14:textId="6AE622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FF5045" w:rsidP="00D51E87">
            <w:pPr>
              <w:ind w:firstLine="0"/>
              <w:jc w:val="center"/>
            </w:pPr>
            <w:r w:rsidRPr="00A53137">
              <w:rPr>
                <w:noProof/>
                <w:position w:val="-14"/>
              </w:rPr>
              <w:object w:dxaOrig="2780" w:dyaOrig="400" w14:anchorId="613EB013">
                <v:shape id="_x0000_i1103" type="#_x0000_t75" alt="" style="width:139.45pt;height:19.7pt;mso-width-percent:0;mso-height-percent:0;mso-width-percent:0;mso-height-percent:0" o:ole="">
                  <v:imagedata r:id="rId94" o:title=""/>
                </v:shape>
                <o:OLEObject Type="Embed" ProgID="Equation.DSMT4" ShapeID="_x0000_i1103" DrawAspect="Content" ObjectID="_1725903618" r:id="rId95"/>
              </w:object>
            </w:r>
          </w:p>
        </w:tc>
        <w:tc>
          <w:tcPr>
            <w:tcW w:w="768" w:type="dxa"/>
            <w:shd w:val="clear" w:color="auto" w:fill="auto"/>
            <w:vAlign w:val="center"/>
          </w:tcPr>
          <w:p w14:paraId="1C4FCE9A" w14:textId="2BCD8CB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ind w:firstLine="0"/>
        <w:rPr>
          <w:lang w:val="x-none"/>
        </w:rPr>
      </w:pPr>
      <w:r w:rsidRPr="00F72734">
        <w:rPr>
          <w:lang w:val="x-none"/>
        </w:rPr>
        <w:lastRenderedPageBreak/>
        <w:t xml:space="preserve">Also, d and </w:t>
      </w:r>
      <w:proofErr w:type="spellStart"/>
      <w:r w:rsidRPr="00F72734">
        <w:rPr>
          <w:lang w:val="x-none"/>
        </w:rPr>
        <w:t>b are</w:t>
      </w:r>
      <w:proofErr w:type="spellEnd"/>
      <w:r w:rsidRPr="00F72734">
        <w:rPr>
          <w:lang w:val="x-none"/>
        </w:rPr>
        <w:t xml:space="preserve">, respectively, drag and thrust coefficients. </w:t>
      </w:r>
      <w:r w:rsidR="00FF5045" w:rsidRPr="00A53137">
        <w:rPr>
          <w:noProof/>
          <w:position w:val="-14"/>
        </w:rPr>
        <w:object w:dxaOrig="340" w:dyaOrig="380" w14:anchorId="2D4AF847">
          <v:shape id="_x0000_i1102" type="#_x0000_t75" alt="" style="width:17.45pt;height:18.95pt;mso-width-percent:0;mso-height-percent:0;mso-width-percent:0;mso-height-percent:0" o:ole="">
            <v:imagedata r:id="rId96" o:title=""/>
          </v:shape>
          <o:OLEObject Type="Embed" ProgID="Equation.DSMT4" ShapeID="_x0000_i1102" DrawAspect="Content" ObjectID="_1725903619" r:id="rId97"/>
        </w:object>
      </w:r>
      <w:r w:rsidRPr="00F72734">
        <w:rPr>
          <w:lang w:val="x-none"/>
        </w:rPr>
        <w:t xml:space="preserve"> is the distance of rotors from the gravity center . Hence, the angular velocity commands are obtained as</w:t>
      </w:r>
    </w:p>
    <w:tbl>
      <w:tblPr>
        <w:tblW w:w="0" w:type="auto"/>
        <w:tblLook w:val="04A0" w:firstRow="1" w:lastRow="0" w:firstColumn="1" w:lastColumn="0" w:noHBand="0" w:noVBand="1"/>
      </w:tblPr>
      <w:tblGrid>
        <w:gridCol w:w="8180"/>
        <w:gridCol w:w="846"/>
      </w:tblGrid>
      <w:tr w:rsidR="00521DC6" w:rsidRPr="00A32EA1" w14:paraId="149F0E6F" w14:textId="77777777" w:rsidTr="00D51E87">
        <w:tc>
          <w:tcPr>
            <w:tcW w:w="8258" w:type="dxa"/>
            <w:shd w:val="clear" w:color="auto" w:fill="auto"/>
            <w:vAlign w:val="center"/>
          </w:tcPr>
          <w:p w14:paraId="4B9F6A73" w14:textId="590152AD" w:rsidR="00521DC6" w:rsidRDefault="00FF5045" w:rsidP="00D51E87">
            <w:pPr>
              <w:ind w:firstLine="0"/>
              <w:jc w:val="center"/>
            </w:pPr>
            <w:r w:rsidRPr="00A53137">
              <w:rPr>
                <w:noProof/>
                <w:position w:val="-32"/>
              </w:rPr>
              <w:object w:dxaOrig="3379" w:dyaOrig="700" w14:anchorId="758DB73E">
                <v:shape id="_x0000_i1101" type="#_x0000_t75" alt="" style="width:168.25pt;height:34.85pt;mso-width-percent:0;mso-height-percent:0;mso-width-percent:0;mso-height-percent:0" o:ole="">
                  <v:imagedata r:id="rId98" o:title=""/>
                </v:shape>
                <o:OLEObject Type="Embed" ProgID="Equation.DSMT4" ShapeID="_x0000_i1101" DrawAspect="Content" ObjectID="_1725903620" r:id="rId99"/>
              </w:object>
            </w:r>
          </w:p>
        </w:tc>
        <w:tc>
          <w:tcPr>
            <w:tcW w:w="768" w:type="dxa"/>
            <w:shd w:val="clear" w:color="auto" w:fill="auto"/>
            <w:vAlign w:val="center"/>
          </w:tcPr>
          <w:p w14:paraId="3DC39E5C" w14:textId="72BA318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521DC6">
        <w:tc>
          <w:tcPr>
            <w:tcW w:w="8258" w:type="dxa"/>
            <w:shd w:val="clear" w:color="auto" w:fill="auto"/>
            <w:vAlign w:val="center"/>
          </w:tcPr>
          <w:p w14:paraId="117EC494" w14:textId="29BAD72F" w:rsidR="00521DC6" w:rsidRDefault="00FF5045" w:rsidP="00D51E87">
            <w:pPr>
              <w:ind w:firstLine="0"/>
              <w:jc w:val="center"/>
            </w:pPr>
            <w:r w:rsidRPr="00A53137">
              <w:rPr>
                <w:noProof/>
                <w:position w:val="-32"/>
              </w:rPr>
              <w:object w:dxaOrig="3320" w:dyaOrig="700" w14:anchorId="27259259">
                <v:shape id="_x0000_i1100" type="#_x0000_t75" alt="" style="width:166pt;height:34.85pt;mso-width-percent:0;mso-height-percent:0;mso-width-percent:0;mso-height-percent:0" o:ole="">
                  <v:imagedata r:id="rId100" o:title=""/>
                </v:shape>
                <o:OLEObject Type="Embed" ProgID="Equation.DSMT4" ShapeID="_x0000_i1100" DrawAspect="Content" ObjectID="_1725903621" r:id="rId101"/>
              </w:object>
            </w:r>
          </w:p>
        </w:tc>
        <w:tc>
          <w:tcPr>
            <w:tcW w:w="768" w:type="dxa"/>
            <w:shd w:val="clear" w:color="auto" w:fill="auto"/>
            <w:vAlign w:val="center"/>
          </w:tcPr>
          <w:p w14:paraId="47482A72" w14:textId="18652A4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521DC6">
        <w:tc>
          <w:tcPr>
            <w:tcW w:w="8258" w:type="dxa"/>
            <w:shd w:val="clear" w:color="auto" w:fill="auto"/>
            <w:vAlign w:val="center"/>
          </w:tcPr>
          <w:p w14:paraId="228C50E8" w14:textId="1683009B" w:rsidR="00521DC6" w:rsidRDefault="00FF5045" w:rsidP="00D51E87">
            <w:pPr>
              <w:ind w:firstLine="0"/>
              <w:jc w:val="center"/>
            </w:pPr>
            <w:r w:rsidRPr="00A53137">
              <w:rPr>
                <w:noProof/>
                <w:position w:val="-32"/>
              </w:rPr>
              <w:object w:dxaOrig="3400" w:dyaOrig="700" w14:anchorId="701C0818">
                <v:shape id="_x0000_i1099" type="#_x0000_t75" alt="" style="width:170.55pt;height:34.85pt;mso-width-percent:0;mso-height-percent:0;mso-width-percent:0;mso-height-percent:0" o:ole="">
                  <v:imagedata r:id="rId102" o:title=""/>
                </v:shape>
                <o:OLEObject Type="Embed" ProgID="Equation.DSMT4" ShapeID="_x0000_i1099" DrawAspect="Content" ObjectID="_1725903622" r:id="rId103"/>
              </w:object>
            </w:r>
          </w:p>
        </w:tc>
        <w:tc>
          <w:tcPr>
            <w:tcW w:w="768" w:type="dxa"/>
            <w:shd w:val="clear" w:color="auto" w:fill="auto"/>
            <w:vAlign w:val="center"/>
          </w:tcPr>
          <w:p w14:paraId="7C0886EF" w14:textId="6B4422C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521DC6">
        <w:tc>
          <w:tcPr>
            <w:tcW w:w="8258" w:type="dxa"/>
            <w:shd w:val="clear" w:color="auto" w:fill="auto"/>
            <w:vAlign w:val="center"/>
          </w:tcPr>
          <w:p w14:paraId="700BE3B5" w14:textId="18DC02A3" w:rsidR="00521DC6" w:rsidRDefault="00FF5045" w:rsidP="00D51E87">
            <w:pPr>
              <w:ind w:firstLine="0"/>
              <w:jc w:val="center"/>
            </w:pPr>
            <w:r w:rsidRPr="00A53137">
              <w:rPr>
                <w:noProof/>
                <w:position w:val="-32"/>
              </w:rPr>
              <w:object w:dxaOrig="3300" w:dyaOrig="700" w14:anchorId="2D5EB7DE">
                <v:shape id="_x0000_i1098" type="#_x0000_t75" alt="" style="width:165.2pt;height:34.85pt;mso-width-percent:0;mso-height-percent:0;mso-width-percent:0;mso-height-percent:0" o:ole="">
                  <v:imagedata r:id="rId104" o:title=""/>
                </v:shape>
                <o:OLEObject Type="Embed" ProgID="Equation.DSMT4" ShapeID="_x0000_i1098" DrawAspect="Content" ObjectID="_1725903623" r:id="rId105"/>
              </w:object>
            </w:r>
          </w:p>
        </w:tc>
        <w:tc>
          <w:tcPr>
            <w:tcW w:w="768" w:type="dxa"/>
            <w:shd w:val="clear" w:color="auto" w:fill="auto"/>
            <w:vAlign w:val="center"/>
          </w:tcPr>
          <w:p w14:paraId="132B8CC5" w14:textId="0F84515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ind w:firstLine="0"/>
        <w:rPr>
          <w:lang w:val="x-none"/>
        </w:rPr>
      </w:pPr>
      <w:r w:rsidRPr="00F72734">
        <w:rPr>
          <w:lang w:val="x-none"/>
        </w:rPr>
        <w:t xml:space="preserve">where </w:t>
      </w:r>
      <w:r w:rsidR="00FF5045" w:rsidRPr="00A53137">
        <w:rPr>
          <w:noProof/>
          <w:position w:val="-12"/>
        </w:rPr>
        <w:object w:dxaOrig="580" w:dyaOrig="360" w14:anchorId="701FDB2F">
          <v:shape id="_x0000_i1097" type="#_x0000_t75" alt="" style="width:28.8pt;height:18.2pt;mso-width-percent:0;mso-height-percent:0;mso-width-percent:0;mso-height-percent:0" o:ole="">
            <v:imagedata r:id="rId106" o:title=""/>
          </v:shape>
          <o:OLEObject Type="Embed" ProgID="Equation.DSMT4" ShapeID="_x0000_i1097" DrawAspect="Content" ObjectID="_1725903624" r:id="rId107"/>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pPr>
        <w:ind w:firstLine="0"/>
      </w:pPr>
      <w:r w:rsidRPr="00F72734">
        <w:rPr>
          <w:lang w:val="x-none"/>
        </w:rPr>
        <w:t>Here, the state-space model is presented for the control purposes.</w:t>
      </w:r>
      <w:r>
        <w:t xml:space="preserve"> </w:t>
      </w:r>
      <w:r w:rsidRPr="00F72734">
        <w:t xml:space="preserve">By defining </w:t>
      </w:r>
      <w:r w:rsidR="00FF5045" w:rsidRPr="00A53137">
        <w:rPr>
          <w:noProof/>
          <w:position w:val="-12"/>
        </w:rPr>
        <w:object w:dxaOrig="700" w:dyaOrig="360" w14:anchorId="43075381">
          <v:shape id="_x0000_i1096" type="#_x0000_t75" alt="" style="width:34.85pt;height:18.2pt;mso-width-percent:0;mso-height-percent:0;mso-width-percent:0;mso-height-percent:0" o:ole="">
            <v:imagedata r:id="rId108" o:title=""/>
          </v:shape>
          <o:OLEObject Type="Embed" ProgID="Equation.DSMT4" ShapeID="_x0000_i1096" DrawAspect="Content" ObjectID="_1725903625" r:id="rId109"/>
        </w:object>
      </w:r>
      <w:r w:rsidRPr="00F72734">
        <w:t xml:space="preserve">, </w:t>
      </w:r>
      <w:r w:rsidR="00FF5045" w:rsidRPr="00A53137">
        <w:rPr>
          <w:noProof/>
          <w:position w:val="-12"/>
        </w:rPr>
        <w:object w:dxaOrig="700" w:dyaOrig="360" w14:anchorId="7AF47994">
          <v:shape id="_x0000_i1095" type="#_x0000_t75" alt="" style="width:34.85pt;height:18.2pt;mso-width-percent:0;mso-height-percent:0;mso-width-percent:0;mso-height-percent:0" o:ole="">
            <v:imagedata r:id="rId110" o:title=""/>
          </v:shape>
          <o:OLEObject Type="Embed" ProgID="Equation.DSMT4" ShapeID="_x0000_i1095" DrawAspect="Content" ObjectID="_1725903626" r:id="rId111"/>
        </w:object>
      </w:r>
      <w:r w:rsidRPr="00F72734">
        <w:t xml:space="preserve">, </w:t>
      </w:r>
      <w:r w:rsidR="00FF5045" w:rsidRPr="00A53137">
        <w:rPr>
          <w:noProof/>
          <w:position w:val="-12"/>
        </w:rPr>
        <w:object w:dxaOrig="680" w:dyaOrig="360" w14:anchorId="6FECA62F">
          <v:shape id="_x0000_i1094" type="#_x0000_t75" alt="" style="width:33.35pt;height:18.2pt;mso-width-percent:0;mso-height-percent:0;mso-width-percent:0;mso-height-percent:0" o:ole="">
            <v:imagedata r:id="rId112" o:title=""/>
          </v:shape>
          <o:OLEObject Type="Embed" ProgID="Equation.DSMT4" ShapeID="_x0000_i1094" DrawAspect="Content" ObjectID="_1725903627" r:id="rId113"/>
        </w:object>
      </w:r>
      <w:r w:rsidRPr="00F72734">
        <w:t xml:space="preserve">, </w:t>
      </w:r>
      <w:r w:rsidR="00FF5045" w:rsidRPr="00A53137">
        <w:rPr>
          <w:noProof/>
          <w:position w:val="-12"/>
        </w:rPr>
        <w:object w:dxaOrig="680" w:dyaOrig="360" w14:anchorId="3A383F83">
          <v:shape id="_x0000_i1093" type="#_x0000_t75" alt="" style="width:33.35pt;height:18.2pt;mso-width-percent:0;mso-height-percent:0;mso-width-percent:0;mso-height-percent:0" o:ole="">
            <v:imagedata r:id="rId114" o:title=""/>
          </v:shape>
          <o:OLEObject Type="Embed" ProgID="Equation.DSMT4" ShapeID="_x0000_i1093" DrawAspect="Content" ObjectID="_1725903628" r:id="rId115"/>
        </w:object>
      </w:r>
      <w:r w:rsidRPr="00F72734">
        <w:t xml:space="preserve">, </w:t>
      </w:r>
      <w:r w:rsidR="00FF5045" w:rsidRPr="00A53137">
        <w:rPr>
          <w:noProof/>
          <w:position w:val="-12"/>
        </w:rPr>
        <w:object w:dxaOrig="700" w:dyaOrig="360" w14:anchorId="08644ACA">
          <v:shape id="_x0000_i1092" type="#_x0000_t75" alt="" style="width:34.85pt;height:18.2pt;mso-width-percent:0;mso-height-percent:0;mso-width-percent:0;mso-height-percent:0" o:ole="">
            <v:imagedata r:id="rId116" o:title=""/>
          </v:shape>
          <o:OLEObject Type="Embed" ProgID="Equation.DSMT4" ShapeID="_x0000_i1092" DrawAspect="Content" ObjectID="_1725903629" r:id="rId117"/>
        </w:object>
      </w:r>
      <w:r w:rsidRPr="00F72734">
        <w:t xml:space="preserve">, and </w:t>
      </w:r>
      <w:r w:rsidR="00FF5045" w:rsidRPr="00A53137">
        <w:rPr>
          <w:noProof/>
          <w:position w:val="-12"/>
        </w:rPr>
        <w:object w:dxaOrig="720" w:dyaOrig="360" w14:anchorId="05C949BC">
          <v:shape id="_x0000_i1091" type="#_x0000_t75" alt="" style="width:36.4pt;height:18.2pt;mso-width-percent:0;mso-height-percent:0;mso-width-percent:0;mso-height-percent:0" o:ole="">
            <v:imagedata r:id="rId118" o:title=""/>
          </v:shape>
          <o:OLEObject Type="Embed" ProgID="Equation.DSMT4" ShapeID="_x0000_i1091" DrawAspect="Content" ObjectID="_1725903630" r:id="rId119"/>
        </w:object>
      </w:r>
      <w:r w:rsidRPr="00F72734">
        <w:t>; the model of in state-space form are denoted as</w:t>
      </w:r>
    </w:p>
    <w:tbl>
      <w:tblPr>
        <w:tblW w:w="0" w:type="auto"/>
        <w:tblLook w:val="04A0" w:firstRow="1" w:lastRow="0" w:firstColumn="1" w:lastColumn="0" w:noHBand="0" w:noVBand="1"/>
      </w:tblPr>
      <w:tblGrid>
        <w:gridCol w:w="8180"/>
        <w:gridCol w:w="846"/>
      </w:tblGrid>
      <w:tr w:rsidR="00521DC6" w:rsidRPr="00A32EA1" w14:paraId="50A88767" w14:textId="77777777" w:rsidTr="00D51E87">
        <w:tc>
          <w:tcPr>
            <w:tcW w:w="8258" w:type="dxa"/>
            <w:shd w:val="clear" w:color="auto" w:fill="auto"/>
            <w:vAlign w:val="center"/>
          </w:tcPr>
          <w:p w14:paraId="03DA9556" w14:textId="1828C673" w:rsidR="00521DC6" w:rsidRDefault="00FF5045" w:rsidP="00D51E87">
            <w:pPr>
              <w:ind w:firstLine="0"/>
              <w:jc w:val="center"/>
            </w:pPr>
            <w:r w:rsidRPr="00A53137">
              <w:rPr>
                <w:noProof/>
                <w:position w:val="-30"/>
              </w:rPr>
              <w:object w:dxaOrig="4239" w:dyaOrig="700" w14:anchorId="446D61CC">
                <v:shape id="_x0000_i1090" type="#_x0000_t75" alt="" style="width:212.2pt;height:34.85pt;mso-width-percent:0;mso-height-percent:0;mso-width-percent:0;mso-height-percent:0" o:ole="">
                  <v:imagedata r:id="rId120" o:title=""/>
                </v:shape>
                <o:OLEObject Type="Embed" ProgID="Equation.DSMT4" ShapeID="_x0000_i1090" DrawAspect="Content" ObjectID="_1725903631" r:id="rId121"/>
              </w:object>
            </w:r>
          </w:p>
        </w:tc>
        <w:tc>
          <w:tcPr>
            <w:tcW w:w="768" w:type="dxa"/>
            <w:shd w:val="clear" w:color="auto" w:fill="auto"/>
            <w:vAlign w:val="center"/>
          </w:tcPr>
          <w:p w14:paraId="739FB325" w14:textId="409723FD" w:rsidR="00521DC6" w:rsidRPr="00A32EA1" w:rsidRDefault="00521DC6" w:rsidP="00D51E87">
            <w:pPr>
              <w:pStyle w:val="Caption"/>
              <w:keepNext/>
              <w:rPr>
                <w:b w:val="0"/>
                <w:bCs w:val="0"/>
                <w:color w:val="auto"/>
                <w:sz w:val="24"/>
                <w:szCs w:val="20"/>
              </w:rPr>
            </w:pPr>
            <w:bookmarkStart w:id="92"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92"/>
          </w:p>
        </w:tc>
      </w:tr>
      <w:tr w:rsidR="00521DC6" w:rsidRPr="00A32EA1" w14:paraId="3C6A8DA2" w14:textId="77777777" w:rsidTr="00521DC6">
        <w:tc>
          <w:tcPr>
            <w:tcW w:w="8258" w:type="dxa"/>
            <w:shd w:val="clear" w:color="auto" w:fill="auto"/>
            <w:vAlign w:val="center"/>
          </w:tcPr>
          <w:p w14:paraId="00F8872A" w14:textId="53A35A54" w:rsidR="00521DC6" w:rsidRDefault="00FF5045" w:rsidP="00D51E87">
            <w:pPr>
              <w:ind w:firstLine="0"/>
              <w:jc w:val="center"/>
            </w:pPr>
            <w:r w:rsidRPr="00A53137">
              <w:rPr>
                <w:noProof/>
                <w:position w:val="-32"/>
              </w:rPr>
              <w:object w:dxaOrig="4380" w:dyaOrig="720" w14:anchorId="395F65E5">
                <v:shape id="_x0000_i1089" type="#_x0000_t75" alt="" style="width:219.05pt;height:36.4pt;mso-width-percent:0;mso-height-percent:0;mso-width-percent:0;mso-height-percent:0" o:ole="">
                  <v:imagedata r:id="rId122" o:title=""/>
                </v:shape>
                <o:OLEObject Type="Embed" ProgID="Equation.DSMT4" ShapeID="_x0000_i1089" DrawAspect="Content" ObjectID="_1725903632" r:id="rId123"/>
              </w:object>
            </w:r>
          </w:p>
        </w:tc>
        <w:tc>
          <w:tcPr>
            <w:tcW w:w="768" w:type="dxa"/>
            <w:shd w:val="clear" w:color="auto" w:fill="auto"/>
            <w:vAlign w:val="center"/>
          </w:tcPr>
          <w:p w14:paraId="59661618" w14:textId="7227D20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521DC6">
        <w:tc>
          <w:tcPr>
            <w:tcW w:w="8258" w:type="dxa"/>
            <w:shd w:val="clear" w:color="auto" w:fill="auto"/>
            <w:vAlign w:val="center"/>
          </w:tcPr>
          <w:p w14:paraId="77DF4C8B" w14:textId="1539CE50" w:rsidR="00521DC6" w:rsidRDefault="00FF5045" w:rsidP="00D51E87">
            <w:pPr>
              <w:ind w:firstLine="0"/>
              <w:jc w:val="center"/>
            </w:pPr>
            <w:r w:rsidRPr="00A53137">
              <w:rPr>
                <w:noProof/>
                <w:position w:val="-30"/>
              </w:rPr>
              <w:object w:dxaOrig="3100" w:dyaOrig="700" w14:anchorId="11FD2D38">
                <v:shape id="_x0000_i1088" type="#_x0000_t75" alt="" style="width:155.35pt;height:34.85pt;mso-width-percent:0;mso-height-percent:0;mso-width-percent:0;mso-height-percent:0" o:ole="">
                  <v:imagedata r:id="rId124" o:title=""/>
                </v:shape>
                <o:OLEObject Type="Embed" ProgID="Equation.DSMT4" ShapeID="_x0000_i1088" DrawAspect="Content" ObjectID="_1725903633" r:id="rId125"/>
              </w:object>
            </w:r>
          </w:p>
        </w:tc>
        <w:tc>
          <w:tcPr>
            <w:tcW w:w="768" w:type="dxa"/>
            <w:shd w:val="clear" w:color="auto" w:fill="auto"/>
            <w:vAlign w:val="center"/>
          </w:tcPr>
          <w:p w14:paraId="4C886ED3" w14:textId="0608436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p>
        </w:tc>
      </w:tr>
      <w:tr w:rsidR="00521DC6" w:rsidRPr="00A32EA1" w14:paraId="45DC4D23" w14:textId="77777777" w:rsidTr="00521DC6">
        <w:tc>
          <w:tcPr>
            <w:tcW w:w="8258" w:type="dxa"/>
            <w:shd w:val="clear" w:color="auto" w:fill="auto"/>
            <w:vAlign w:val="center"/>
          </w:tcPr>
          <w:p w14:paraId="2BC2A592" w14:textId="78C582C1" w:rsidR="00521DC6" w:rsidRDefault="00FF5045" w:rsidP="00D51E87">
            <w:pPr>
              <w:ind w:firstLine="0"/>
              <w:jc w:val="center"/>
            </w:pPr>
            <w:r w:rsidRPr="00A53137">
              <w:rPr>
                <w:noProof/>
                <w:position w:val="-12"/>
              </w:rPr>
              <w:object w:dxaOrig="4080" w:dyaOrig="360" w14:anchorId="2EC93CB8">
                <v:shape id="_x0000_i1087" type="#_x0000_t75" alt="" style="width:203.85pt;height:18.2pt;mso-width-percent:0;mso-height-percent:0;mso-width-percent:0;mso-height-percent:0" o:ole="">
                  <v:imagedata r:id="rId126" o:title=""/>
                </v:shape>
                <o:OLEObject Type="Embed" ProgID="Equation.DSMT4" ShapeID="_x0000_i1087" DrawAspect="Content" ObjectID="_1725903634" r:id="rId127"/>
              </w:object>
            </w:r>
          </w:p>
        </w:tc>
        <w:tc>
          <w:tcPr>
            <w:tcW w:w="768" w:type="dxa"/>
            <w:shd w:val="clear" w:color="auto" w:fill="auto"/>
            <w:vAlign w:val="center"/>
          </w:tcPr>
          <w:p w14:paraId="65569699" w14:textId="2E08855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521DC6">
        <w:tc>
          <w:tcPr>
            <w:tcW w:w="8258" w:type="dxa"/>
            <w:shd w:val="clear" w:color="auto" w:fill="auto"/>
            <w:vAlign w:val="center"/>
          </w:tcPr>
          <w:p w14:paraId="09D0755B" w14:textId="631DAB00" w:rsidR="00521DC6" w:rsidRDefault="00FF5045" w:rsidP="00D51E87">
            <w:pPr>
              <w:ind w:firstLine="0"/>
              <w:jc w:val="center"/>
            </w:pPr>
            <w:r w:rsidRPr="00A53137">
              <w:rPr>
                <w:noProof/>
                <w:position w:val="-12"/>
              </w:rPr>
              <w:object w:dxaOrig="2720" w:dyaOrig="360" w14:anchorId="186CE769">
                <v:shape id="_x0000_i1086" type="#_x0000_t75" alt="" style="width:135.65pt;height:18.2pt;mso-width-percent:0;mso-height-percent:0;mso-width-percent:0;mso-height-percent:0" o:ole="">
                  <v:imagedata r:id="rId128" o:title=""/>
                </v:shape>
                <o:OLEObject Type="Embed" ProgID="Equation.DSMT4" ShapeID="_x0000_i1086" DrawAspect="Content" ObjectID="_1725903635" r:id="rId129"/>
              </w:object>
            </w:r>
          </w:p>
        </w:tc>
        <w:tc>
          <w:tcPr>
            <w:tcW w:w="768" w:type="dxa"/>
            <w:shd w:val="clear" w:color="auto" w:fill="auto"/>
            <w:vAlign w:val="center"/>
          </w:tcPr>
          <w:p w14:paraId="1D32DFC7" w14:textId="6CEB0AA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521DC6">
        <w:tc>
          <w:tcPr>
            <w:tcW w:w="8258" w:type="dxa"/>
            <w:shd w:val="clear" w:color="auto" w:fill="auto"/>
            <w:vAlign w:val="center"/>
          </w:tcPr>
          <w:p w14:paraId="5E00F59D" w14:textId="6A2F12A9" w:rsidR="00521DC6" w:rsidRDefault="00FF5045" w:rsidP="00D51E87">
            <w:pPr>
              <w:ind w:firstLine="0"/>
              <w:jc w:val="center"/>
            </w:pPr>
            <w:r w:rsidRPr="00A53137">
              <w:rPr>
                <w:noProof/>
                <w:position w:val="-12"/>
              </w:rPr>
              <w:object w:dxaOrig="3780" w:dyaOrig="360" w14:anchorId="655EB69B">
                <v:shape id="_x0000_i1085" type="#_x0000_t75" alt="" style="width:188.7pt;height:18.2pt;mso-width-percent:0;mso-height-percent:0;mso-width-percent:0;mso-height-percent:0" o:ole="">
                  <v:imagedata r:id="rId130" o:title=""/>
                </v:shape>
                <o:OLEObject Type="Embed" ProgID="Equation.DSMT4" ShapeID="_x0000_i1085" DrawAspect="Content" ObjectID="_1725903636" r:id="rId131"/>
              </w:object>
            </w:r>
          </w:p>
        </w:tc>
        <w:tc>
          <w:tcPr>
            <w:tcW w:w="768" w:type="dxa"/>
            <w:shd w:val="clear" w:color="auto" w:fill="auto"/>
            <w:vAlign w:val="center"/>
          </w:tcPr>
          <w:p w14:paraId="65DB702F" w14:textId="07152705" w:rsidR="00521DC6" w:rsidRPr="00A32EA1" w:rsidRDefault="00521DC6" w:rsidP="00D51E87">
            <w:pPr>
              <w:pStyle w:val="Caption"/>
              <w:keepNext/>
              <w:rPr>
                <w:b w:val="0"/>
                <w:bCs w:val="0"/>
                <w:color w:val="auto"/>
                <w:sz w:val="24"/>
                <w:szCs w:val="20"/>
              </w:rPr>
            </w:pPr>
            <w:bookmarkStart w:id="93"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93"/>
          </w:p>
        </w:tc>
      </w:tr>
    </w:tbl>
    <w:p w14:paraId="3F356199" w14:textId="018BAD0B" w:rsidR="00F72734" w:rsidRDefault="00F72734" w:rsidP="00F72734">
      <w:pPr>
        <w:ind w:firstLine="0"/>
      </w:pPr>
      <w:r>
        <w:t>The measurement model is written as</w:t>
      </w:r>
    </w:p>
    <w:tbl>
      <w:tblPr>
        <w:tblW w:w="0" w:type="auto"/>
        <w:tblLook w:val="04A0" w:firstRow="1" w:lastRow="0" w:firstColumn="1" w:lastColumn="0" w:noHBand="0" w:noVBand="1"/>
      </w:tblPr>
      <w:tblGrid>
        <w:gridCol w:w="8180"/>
        <w:gridCol w:w="846"/>
      </w:tblGrid>
      <w:tr w:rsidR="00521DC6" w:rsidRPr="00A32EA1" w14:paraId="5288384F" w14:textId="77777777" w:rsidTr="00D51E87">
        <w:tc>
          <w:tcPr>
            <w:tcW w:w="8258" w:type="dxa"/>
            <w:shd w:val="clear" w:color="auto" w:fill="auto"/>
            <w:vAlign w:val="center"/>
          </w:tcPr>
          <w:p w14:paraId="782E91CA" w14:textId="63F1A33F" w:rsidR="00521DC6" w:rsidRDefault="00FF5045" w:rsidP="00D51E87">
            <w:pPr>
              <w:ind w:firstLine="0"/>
              <w:jc w:val="center"/>
            </w:pPr>
            <w:r w:rsidRPr="00A53137">
              <w:rPr>
                <w:noProof/>
                <w:position w:val="-14"/>
              </w:rPr>
              <w:object w:dxaOrig="3400" w:dyaOrig="440" w14:anchorId="78ED7CBF">
                <v:shape id="_x0000_i1084" type="#_x0000_t75" alt="" style="width:170.55pt;height:22pt;mso-width-percent:0;mso-height-percent:0;mso-width-percent:0;mso-height-percent:0" o:ole="">
                  <v:imagedata r:id="rId132" o:title=""/>
                </v:shape>
                <o:OLEObject Type="Embed" ProgID="Equation.DSMT4" ShapeID="_x0000_i1084" DrawAspect="Content" ObjectID="_1725903637" r:id="rId133"/>
              </w:object>
            </w:r>
          </w:p>
        </w:tc>
        <w:tc>
          <w:tcPr>
            <w:tcW w:w="768" w:type="dxa"/>
            <w:shd w:val="clear" w:color="auto" w:fill="auto"/>
            <w:vAlign w:val="center"/>
          </w:tcPr>
          <w:p w14:paraId="2D9BF163" w14:textId="75EC45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667A2D73" w14:textId="77777777" w:rsidR="00521DC6" w:rsidRDefault="00521DC6" w:rsidP="00F72734">
      <w:pPr>
        <w:ind w:firstLine="0"/>
      </w:pPr>
    </w:p>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180"/>
        <w:gridCol w:w="846"/>
      </w:tblGrid>
      <w:tr w:rsidR="00521DC6" w:rsidRPr="00A32EA1" w14:paraId="3F28A3E1" w14:textId="77777777" w:rsidTr="00D51E87">
        <w:tc>
          <w:tcPr>
            <w:tcW w:w="8258" w:type="dxa"/>
            <w:shd w:val="clear" w:color="auto" w:fill="auto"/>
            <w:vAlign w:val="center"/>
          </w:tcPr>
          <w:p w14:paraId="03F12909" w14:textId="365C259C" w:rsidR="00521DC6" w:rsidRDefault="00FF5045" w:rsidP="00D51E87">
            <w:pPr>
              <w:ind w:firstLine="0"/>
              <w:jc w:val="center"/>
            </w:pPr>
            <w:r w:rsidRPr="00A53137">
              <w:rPr>
                <w:noProof/>
                <w:position w:val="-12"/>
              </w:rPr>
              <w:object w:dxaOrig="2920" w:dyaOrig="499" w14:anchorId="11224800">
                <v:shape id="_x0000_i1083" type="#_x0000_t75" alt="" style="width:145.5pt;height:24.25pt;mso-width-percent:0;mso-height-percent:0;mso-width-percent:0;mso-height-percent:0" o:ole="">
                  <v:imagedata r:id="rId134" o:title=""/>
                </v:shape>
                <o:OLEObject Type="Embed" ProgID="Equation.DSMT4" ShapeID="_x0000_i1083" DrawAspect="Content" ObjectID="_1725903638" r:id="rId135"/>
              </w:object>
            </w:r>
          </w:p>
        </w:tc>
        <w:tc>
          <w:tcPr>
            <w:tcW w:w="768" w:type="dxa"/>
            <w:shd w:val="clear" w:color="auto" w:fill="auto"/>
            <w:vAlign w:val="center"/>
          </w:tcPr>
          <w:p w14:paraId="55BFEE5F" w14:textId="3F3E3BB7" w:rsidR="00521DC6" w:rsidRPr="00A32EA1" w:rsidRDefault="00521DC6" w:rsidP="00D51E87">
            <w:pPr>
              <w:pStyle w:val="Caption"/>
              <w:keepNext/>
              <w:rPr>
                <w:b w:val="0"/>
                <w:bCs w:val="0"/>
                <w:color w:val="auto"/>
                <w:sz w:val="24"/>
                <w:szCs w:val="20"/>
              </w:rPr>
            </w:pPr>
            <w:bookmarkStart w:id="94"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94"/>
          </w:p>
        </w:tc>
      </w:tr>
    </w:tbl>
    <w:p w14:paraId="7518E7CC" w14:textId="57F5A927" w:rsidR="00370921" w:rsidRDefault="00370921" w:rsidP="00521DC6">
      <w:pPr>
        <w:ind w:firstLine="0"/>
        <w:rPr>
          <w:lang w:val="x-none"/>
        </w:rPr>
      </w:pPr>
      <w:r w:rsidRPr="00370921">
        <w:rPr>
          <w:lang w:val="x-none"/>
        </w:rPr>
        <w:t xml:space="preserve">where </w:t>
      </w:r>
      <w:r w:rsidR="00FF5045" w:rsidRPr="00025957">
        <w:rPr>
          <w:noProof/>
          <w:position w:val="-4"/>
        </w:rPr>
        <w:object w:dxaOrig="260" w:dyaOrig="260" w14:anchorId="731D8148">
          <v:shape id="_x0000_i1082" type="#_x0000_t75" alt="" style="width:12.9pt;height:12.9pt;mso-width-percent:0;mso-height-percent:0;mso-width-percent:0;mso-height-percent:0" o:ole="">
            <v:imagedata r:id="rId136" o:title=""/>
          </v:shape>
          <o:OLEObject Type="Embed" ProgID="Equation.DSMT4" ShapeID="_x0000_i1082" DrawAspect="Content" ObjectID="_1725903639" r:id="rId137"/>
        </w:object>
      </w:r>
      <w:r w:rsidRPr="00370921">
        <w:rPr>
          <w:lang w:val="x-none"/>
        </w:rPr>
        <w:t xml:space="preserve">, </w:t>
      </w:r>
      <w:r w:rsidR="00FF5045" w:rsidRPr="00025957">
        <w:rPr>
          <w:noProof/>
          <w:position w:val="-4"/>
        </w:rPr>
        <w:object w:dxaOrig="240" w:dyaOrig="240" w14:anchorId="2F89ED14">
          <v:shape id="_x0000_i1081" type="#_x0000_t75" alt="" style="width:12.15pt;height:12.15pt;mso-width-percent:0;mso-height-percent:0;mso-width-percent:0;mso-height-percent:0" o:ole="">
            <v:imagedata r:id="rId138" o:title=""/>
          </v:shape>
          <o:OLEObject Type="Embed" ProgID="Equation.DSMT4" ShapeID="_x0000_i1081" DrawAspect="Content" ObjectID="_1725903640" r:id="rId139"/>
        </w:object>
      </w:r>
      <w:r w:rsidRPr="00370921">
        <w:rPr>
          <w:lang w:val="x-none"/>
        </w:rPr>
        <w:t xml:space="preserve">, and </w:t>
      </w:r>
      <w:r w:rsidR="00FF5045" w:rsidRPr="00A53137">
        <w:rPr>
          <w:noProof/>
          <w:position w:val="-12"/>
        </w:rPr>
        <w:object w:dxaOrig="320" w:dyaOrig="360" w14:anchorId="1BDB1E04">
          <v:shape id="_x0000_i1080" type="#_x0000_t75" alt="" style="width:16.65pt;height:18.2pt;mso-width-percent:0;mso-height-percent:0;mso-width-percent:0;mso-height-percent:0" o:ole="">
            <v:imagedata r:id="rId140" o:title=""/>
          </v:shape>
          <o:OLEObject Type="Embed" ProgID="Equation.DSMT4" ShapeID="_x0000_i1080" DrawAspect="Content" ObjectID="_1725903641" r:id="rId141"/>
        </w:object>
      </w:r>
      <w:r w:rsidRPr="00370921">
        <w:rPr>
          <w:lang w:val="x-none"/>
        </w:rPr>
        <w:t xml:space="preserve"> are the system, input and disturbance matrices, respectively. Moreover, </w:t>
      </w:r>
      <w:r w:rsidR="00FF5045" w:rsidRPr="00A53137">
        <w:rPr>
          <w:noProof/>
          <w:position w:val="-6"/>
        </w:rPr>
        <w:object w:dxaOrig="200" w:dyaOrig="279" w14:anchorId="1D3D73AE">
          <v:shape id="_x0000_i1079" type="#_x0000_t75" alt="" style="width:9.85pt;height:13.65pt;mso-width-percent:0;mso-height-percent:0;mso-width-percent:0;mso-height-percent:0" o:ole="">
            <v:imagedata r:id="rId142" o:title=""/>
          </v:shape>
          <o:OLEObject Type="Embed" ProgID="Equation.DSMT4" ShapeID="_x0000_i1079" DrawAspect="Content" ObjectID="_1725903642" r:id="rId14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180"/>
        <w:gridCol w:w="846"/>
      </w:tblGrid>
      <w:tr w:rsidR="00521DC6" w:rsidRPr="00A32EA1" w14:paraId="3B1BF9C1" w14:textId="77777777" w:rsidTr="00D51E87">
        <w:tc>
          <w:tcPr>
            <w:tcW w:w="8258" w:type="dxa"/>
            <w:shd w:val="clear" w:color="auto" w:fill="auto"/>
            <w:vAlign w:val="center"/>
          </w:tcPr>
          <w:p w14:paraId="3AC266B8" w14:textId="1AA9550B" w:rsidR="00521DC6" w:rsidRDefault="00FF5045" w:rsidP="00D51E87">
            <w:pPr>
              <w:ind w:firstLine="0"/>
              <w:jc w:val="center"/>
            </w:pPr>
            <w:r w:rsidRPr="00A53137">
              <w:rPr>
                <w:noProof/>
                <w:position w:val="-10"/>
              </w:rPr>
              <w:object w:dxaOrig="1100" w:dyaOrig="320" w14:anchorId="17BD4628">
                <v:shape id="_x0000_i1078" type="#_x0000_t75" alt="" style="width:54.55pt;height:16.65pt;mso-width-percent:0;mso-height-percent:0;mso-width-percent:0;mso-height-percent:0" o:ole="">
                  <v:imagedata r:id="rId144" o:title=""/>
                </v:shape>
                <o:OLEObject Type="Embed" ProgID="Equation.DSMT4" ShapeID="_x0000_i1078" DrawAspect="Content" ObjectID="_1725903643" r:id="rId145"/>
              </w:object>
            </w:r>
          </w:p>
        </w:tc>
        <w:tc>
          <w:tcPr>
            <w:tcW w:w="768" w:type="dxa"/>
            <w:shd w:val="clear" w:color="auto" w:fill="auto"/>
            <w:vAlign w:val="center"/>
          </w:tcPr>
          <w:p w14:paraId="4EEB7CB5" w14:textId="56F070E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ind w:firstLine="0"/>
        <w:rPr>
          <w:lang w:val="x-none"/>
        </w:rPr>
      </w:pPr>
    </w:p>
    <w:p w14:paraId="2C41CEE4" w14:textId="4BFE3819" w:rsidR="00370921" w:rsidRPr="00520163" w:rsidRDefault="00370921" w:rsidP="00520163">
      <w:pPr>
        <w:rPr>
          <w:lang w:val="x-none"/>
        </w:rPr>
      </w:pPr>
      <w:r w:rsidRPr="00370921">
        <w:rPr>
          <w:lang w:val="x-none"/>
        </w:rPr>
        <w:t>According to</w:t>
      </w:r>
      <w:r w:rsidR="00F20F6B">
        <w:t xml:space="preserve"> </w:t>
      </w:r>
      <w:proofErr w:type="spellStart"/>
      <w:r w:rsidR="00F20F6B" w:rsidRPr="00F20F6B">
        <w:rPr>
          <w:b/>
          <w:bCs/>
        </w:rPr>
        <w:t>Eqs</w:t>
      </w:r>
      <w:proofErr w:type="spellEnd"/>
      <w:r w:rsidR="00F20F6B" w:rsidRPr="00F20F6B">
        <w:rPr>
          <w:b/>
          <w:bCs/>
        </w:rPr>
        <w:t>.</w:t>
      </w:r>
      <w:r w:rsidR="00F20F6B">
        <w:rPr>
          <w:lang w:val="x-none"/>
        </w:rPr>
        <w:fldChar w:fldCharType="begin"/>
      </w:r>
      <w:r w:rsidR="00F20F6B">
        <w:rPr>
          <w:lang w:val="x-none"/>
        </w:rPr>
        <w:instrText xml:space="preserve"> REF _Ref115185397 \h </w:instrText>
      </w:r>
      <w:r w:rsidR="00F20F6B">
        <w:rPr>
          <w:lang w:val="x-none"/>
        </w:rPr>
      </w:r>
      <w:r w:rsidR="00F20F6B">
        <w:rPr>
          <w:lang w:val="x-none"/>
        </w:rPr>
        <w:fldChar w:fldCharType="separate"/>
      </w:r>
      <w:r w:rsidR="00751F0D" w:rsidRPr="00A32EA1">
        <w:t>(</w:t>
      </w:r>
      <w:r w:rsidR="00751F0D">
        <w:rPr>
          <w:b/>
          <w:bCs/>
          <w:noProof/>
        </w:rPr>
        <w:t>15</w:t>
      </w:r>
      <w:r w:rsidR="00751F0D" w:rsidRPr="00A32EA1">
        <w:t>)</w:t>
      </w:r>
      <w:r w:rsidR="00F20F6B">
        <w:rPr>
          <w:lang w:val="x-none"/>
        </w:rPr>
        <w:fldChar w:fldCharType="end"/>
      </w:r>
      <w:r w:rsidR="00F20F6B">
        <w:t>-</w:t>
      </w:r>
      <w:r w:rsidR="00F20F6B">
        <w:rPr>
          <w:lang w:val="x-none"/>
        </w:rPr>
        <w:fldChar w:fldCharType="begin"/>
      </w:r>
      <w:r w:rsidR="00F20F6B">
        <w:rPr>
          <w:lang w:val="x-none"/>
        </w:rPr>
        <w:instrText xml:space="preserve"> REF _Ref115185400 \h </w:instrText>
      </w:r>
      <w:r w:rsidR="00F20F6B">
        <w:rPr>
          <w:lang w:val="x-none"/>
        </w:rPr>
      </w:r>
      <w:r w:rsidR="00F20F6B">
        <w:rPr>
          <w:lang w:val="x-none"/>
        </w:rPr>
        <w:fldChar w:fldCharType="separate"/>
      </w:r>
      <w:r w:rsidR="00751F0D" w:rsidRPr="00A32EA1">
        <w:t>(</w:t>
      </w:r>
      <w:r w:rsidR="00751F0D">
        <w:rPr>
          <w:b/>
          <w:bCs/>
          <w:noProof/>
        </w:rPr>
        <w:t>20</w:t>
      </w:r>
      <w:r w:rsidR="00751F0D" w:rsidRPr="00A32EA1">
        <w:t>)</w:t>
      </w:r>
      <w:r w:rsidR="00F20F6B">
        <w:rPr>
          <w:lang w:val="x-none"/>
        </w:rPr>
        <w:fldChar w:fldCharType="end"/>
      </w:r>
      <w:r w:rsidRPr="00370921">
        <w:rPr>
          <w:lang w:val="x-none"/>
        </w:rPr>
        <w:t xml:space="preserve"> the linear dynamic model around the equilibrium points </w:t>
      </w:r>
      <w:r w:rsidR="00FF5045" w:rsidRPr="00A53137">
        <w:rPr>
          <w:noProof/>
          <w:position w:val="-12"/>
        </w:rPr>
        <w:object w:dxaOrig="1900" w:dyaOrig="360" w14:anchorId="335F0E25">
          <v:shape id="_x0000_i1077" type="#_x0000_t75" alt="" style="width:94.75pt;height:18.2pt;mso-width-percent:0;mso-height-percent:0;mso-width-percent:0;mso-height-percent:0" o:ole="">
            <v:imagedata r:id="rId146" o:title=""/>
          </v:shape>
          <o:OLEObject Type="Embed" ProgID="Equation.DSMT4" ShapeID="_x0000_i1077" DrawAspect="Content" ObjectID="_1725903644" r:id="rId14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180"/>
        <w:gridCol w:w="846"/>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ind w:firstLine="0"/>
              <w:jc w:val="center"/>
            </w:pPr>
            <w:r w:rsidRPr="00520163">
              <w:rPr>
                <w:noProof/>
                <w:lang w:eastAsia="en-US"/>
              </w:rPr>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4BA9D03F"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ind w:firstLine="0"/>
        <w:rPr>
          <w:lang w:val="x-none"/>
        </w:rPr>
      </w:pPr>
      <w:r w:rsidRPr="00370921">
        <w:rPr>
          <w:lang w:val="x-none"/>
        </w:rPr>
        <w:t xml:space="preserve">where </w:t>
      </w:r>
      <w:r w:rsidR="00FF5045" w:rsidRPr="00A53137">
        <w:rPr>
          <w:noProof/>
          <w:position w:val="-14"/>
        </w:rPr>
        <w:object w:dxaOrig="1440" w:dyaOrig="440" w14:anchorId="38DDC2B1">
          <v:shape id="_x0000_i1076" type="#_x0000_t75" alt="" style="width:1in;height:22pt;mso-width-percent:0;mso-height-percent:0;mso-width-percent:0;mso-height-percent:0" o:ole="">
            <v:imagedata r:id="rId149" o:title=""/>
          </v:shape>
          <o:OLEObject Type="Embed" ProgID="Equation.DSMT4" ShapeID="_x0000_i1076" DrawAspect="Content" ObjectID="_1725903645" r:id="rId150"/>
        </w:object>
      </w:r>
      <w:r w:rsidRPr="00370921">
        <w:rPr>
          <w:lang w:val="x-none"/>
        </w:rPr>
        <w:t xml:space="preserve">, </w:t>
      </w:r>
      <w:r w:rsidR="00FF5045" w:rsidRPr="00A53137">
        <w:rPr>
          <w:noProof/>
          <w:position w:val="-14"/>
        </w:rPr>
        <w:object w:dxaOrig="1500" w:dyaOrig="440" w14:anchorId="6B194892">
          <v:shape id="_x0000_i1075" type="#_x0000_t75" alt="" style="width:75.05pt;height:22pt;mso-width-percent:0;mso-height-percent:0;mso-width-percent:0;mso-height-percent:0" o:ole="">
            <v:imagedata r:id="rId151" o:title=""/>
          </v:shape>
          <o:OLEObject Type="Embed" ProgID="Equation.DSMT4" ShapeID="_x0000_i1075" DrawAspect="Content" ObjectID="_1725903646" r:id="rId152"/>
        </w:object>
      </w:r>
      <w:r w:rsidRPr="00370921">
        <w:rPr>
          <w:lang w:val="x-none"/>
        </w:rPr>
        <w:t xml:space="preserve">, and </w:t>
      </w:r>
      <w:r w:rsidR="00FF5045" w:rsidRPr="00A53137">
        <w:rPr>
          <w:noProof/>
          <w:position w:val="-14"/>
        </w:rPr>
        <w:object w:dxaOrig="1480" w:dyaOrig="440" w14:anchorId="1B4EBDCC">
          <v:shape id="_x0000_i1074" type="#_x0000_t75" alt="" style="width:73.5pt;height:22pt;mso-width-percent:0;mso-height-percent:0;mso-width-percent:0;mso-height-percent:0" o:ole="">
            <v:imagedata r:id="rId153" o:title=""/>
          </v:shape>
          <o:OLEObject Type="Embed" ProgID="Equation.DSMT4" ShapeID="_x0000_i1074" DrawAspect="Content" ObjectID="_1725903647" r:id="rId15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D51E87">
        <w:tc>
          <w:tcPr>
            <w:tcW w:w="8258" w:type="dxa"/>
            <w:shd w:val="clear" w:color="auto" w:fill="auto"/>
            <w:vAlign w:val="center"/>
          </w:tcPr>
          <w:p w14:paraId="0D3A3A4F" w14:textId="02105FFF" w:rsidR="00521DC6" w:rsidRDefault="00FF5045" w:rsidP="00D51E87">
            <w:pPr>
              <w:ind w:firstLine="0"/>
              <w:jc w:val="center"/>
            </w:pPr>
            <w:r w:rsidRPr="00A53137">
              <w:rPr>
                <w:noProof/>
                <w:position w:val="-30"/>
              </w:rPr>
              <w:object w:dxaOrig="2820" w:dyaOrig="720" w14:anchorId="1695787A">
                <v:shape id="_x0000_i1073" type="#_x0000_t75" alt="" style="width:140.95pt;height:36.4pt;mso-width-percent:0;mso-height-percent:0;mso-width-percent:0;mso-height-percent:0" o:ole="">
                  <v:imagedata r:id="rId155" o:title=""/>
                </v:shape>
                <o:OLEObject Type="Embed" ProgID="Equation.DSMT4" ShapeID="_x0000_i1073" DrawAspect="Content" ObjectID="_1725903648" r:id="rId156"/>
              </w:object>
            </w:r>
          </w:p>
        </w:tc>
        <w:tc>
          <w:tcPr>
            <w:tcW w:w="768" w:type="dxa"/>
            <w:shd w:val="clear" w:color="auto" w:fill="auto"/>
            <w:vAlign w:val="center"/>
          </w:tcPr>
          <w:p w14:paraId="0DDB9775" w14:textId="094B7E9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521DC6">
        <w:tc>
          <w:tcPr>
            <w:tcW w:w="8258" w:type="dxa"/>
            <w:shd w:val="clear" w:color="auto" w:fill="auto"/>
            <w:vAlign w:val="center"/>
          </w:tcPr>
          <w:p w14:paraId="2A6F8EFC" w14:textId="3A3A7DE3" w:rsidR="00521DC6" w:rsidRDefault="00FF5045" w:rsidP="00D51E87">
            <w:pPr>
              <w:ind w:firstLine="0"/>
              <w:jc w:val="center"/>
            </w:pPr>
            <w:r w:rsidRPr="005E5C8A">
              <w:rPr>
                <w:noProof/>
              </w:rPr>
              <w:object w:dxaOrig="3800" w:dyaOrig="1120" w14:anchorId="5B3DC7DD">
                <v:shape id="_x0000_i1072" type="#_x0000_t75" alt="" style="width:189.45pt;height:55.35pt;mso-width-percent:0;mso-height-percent:0;mso-width-percent:0;mso-height-percent:0" o:ole="">
                  <v:imagedata r:id="rId157" o:title=""/>
                </v:shape>
                <o:OLEObject Type="Embed" ProgID="Equation.DSMT4" ShapeID="_x0000_i1072" DrawAspect="Content" ObjectID="_1725903649" r:id="rId158"/>
              </w:object>
            </w:r>
          </w:p>
        </w:tc>
        <w:tc>
          <w:tcPr>
            <w:tcW w:w="768" w:type="dxa"/>
            <w:shd w:val="clear" w:color="auto" w:fill="auto"/>
            <w:vAlign w:val="center"/>
          </w:tcPr>
          <w:p w14:paraId="14CD31D1" w14:textId="28C2BA12" w:rsidR="00521DC6" w:rsidRPr="00A32EA1" w:rsidRDefault="00521DC6" w:rsidP="00D51E87">
            <w:pPr>
              <w:pStyle w:val="Caption"/>
              <w:keepNext/>
              <w:rPr>
                <w:b w:val="0"/>
                <w:bCs w:val="0"/>
                <w:color w:val="auto"/>
                <w:sz w:val="24"/>
                <w:szCs w:val="20"/>
              </w:rPr>
            </w:pPr>
            <w:bookmarkStart w:id="95"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95"/>
          </w:p>
        </w:tc>
      </w:tr>
    </w:tbl>
    <w:p w14:paraId="0521F8BB" w14:textId="01FBE0C2" w:rsidR="00370921" w:rsidRDefault="00370921" w:rsidP="00927D4F">
      <w:pPr>
        <w:pStyle w:val="heading1"/>
      </w:pPr>
      <w:bookmarkStart w:id="96" w:name="_Ref115182000"/>
      <w:r w:rsidRPr="00370921">
        <w:t>Formulation of the Controller Design</w:t>
      </w:r>
      <w:bookmarkEnd w:id="96"/>
    </w:p>
    <w:p w14:paraId="324B7B35" w14:textId="21AFDB4D" w:rsidR="00370921" w:rsidRDefault="00370921" w:rsidP="00521DC6">
      <w:pPr>
        <w:ind w:firstLine="0"/>
      </w:pPr>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ind w:firstLine="0"/>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180"/>
        <w:gridCol w:w="846"/>
      </w:tblGrid>
      <w:tr w:rsidR="00521DC6" w:rsidRPr="00A32EA1" w14:paraId="574F4542" w14:textId="77777777" w:rsidTr="00D51E87">
        <w:tc>
          <w:tcPr>
            <w:tcW w:w="8258" w:type="dxa"/>
            <w:shd w:val="clear" w:color="auto" w:fill="auto"/>
            <w:vAlign w:val="center"/>
          </w:tcPr>
          <w:p w14:paraId="70E154D7" w14:textId="31EB0FCC" w:rsidR="00521DC6" w:rsidRDefault="00FF5045" w:rsidP="00D51E87">
            <w:pPr>
              <w:ind w:firstLine="0"/>
              <w:jc w:val="center"/>
            </w:pPr>
            <w:r w:rsidRPr="005E0479">
              <w:rPr>
                <w:noProof/>
                <w:position w:val="-20"/>
              </w:rPr>
              <w:object w:dxaOrig="1660" w:dyaOrig="560" w14:anchorId="3775C9CE">
                <v:shape id="_x0000_i1071" type="#_x0000_t75" alt="" style="width:82.6pt;height:28.05pt;mso-width-percent:0;mso-height-percent:0;mso-width-percent:0;mso-height-percent:0" o:ole="">
                  <v:imagedata r:id="rId159" o:title=""/>
                </v:shape>
                <o:OLEObject Type="Embed" ProgID="Equation.DSMT4" ShapeID="_x0000_i1071" DrawAspect="Content" ObjectID="_1725903650" r:id="rId160"/>
              </w:object>
            </w:r>
          </w:p>
        </w:tc>
        <w:tc>
          <w:tcPr>
            <w:tcW w:w="768" w:type="dxa"/>
            <w:shd w:val="clear" w:color="auto" w:fill="auto"/>
            <w:vAlign w:val="center"/>
          </w:tcPr>
          <w:p w14:paraId="0F80B292" w14:textId="3F113F03"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ind w:firstLine="0"/>
        <w:rPr>
          <w:lang w:val="x-none"/>
        </w:rPr>
      </w:pPr>
      <w:r w:rsidRPr="00370921">
        <w:rPr>
          <w:lang w:val="x-none"/>
        </w:rPr>
        <w:t xml:space="preserve">where </w:t>
      </w:r>
      <w:r w:rsidR="00FF5045" w:rsidRPr="00025957">
        <w:rPr>
          <w:noProof/>
          <w:position w:val="-4"/>
        </w:rPr>
        <w:object w:dxaOrig="180" w:dyaOrig="260" w14:anchorId="20CD90DA">
          <v:shape id="_x0000_i1070" type="#_x0000_t75" alt="" style="width:9.1pt;height:12.9pt;mso-width-percent:0;mso-height-percent:0;mso-width-percent:0;mso-height-percent:0" o:ole="">
            <v:imagedata r:id="rId161" o:title=""/>
          </v:shape>
          <o:OLEObject Type="Embed" ProgID="Equation.DSMT4" ShapeID="_x0000_i1070" DrawAspect="Content" ObjectID="_1725903651" r:id="rId162"/>
        </w:object>
      </w:r>
      <w:r w:rsidRPr="00370921">
        <w:rPr>
          <w:lang w:val="x-none"/>
        </w:rPr>
        <w:t xml:space="preserve"> = roll, pitch, and yaw.</w:t>
      </w:r>
    </w:p>
    <w:p w14:paraId="30A17F49" w14:textId="386D6758" w:rsidR="005E5C8A" w:rsidRDefault="00370921" w:rsidP="005E5C8A">
      <w:pPr>
        <w:ind w:firstLine="0"/>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751F0D" w:rsidRPr="00A32EA1">
        <w:t>(</w:t>
      </w:r>
      <w:r w:rsidR="00751F0D">
        <w:rPr>
          <w:b/>
          <w:bCs/>
          <w:noProof/>
        </w:rPr>
        <w:t>22</w:t>
      </w:r>
      <w:r w:rsidR="00751F0D" w:rsidRPr="00A32EA1">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180"/>
        <w:gridCol w:w="846"/>
      </w:tblGrid>
      <w:tr w:rsidR="00521DC6" w:rsidRPr="00A32EA1" w14:paraId="4EB00FE6" w14:textId="77777777" w:rsidTr="00D51E87">
        <w:tc>
          <w:tcPr>
            <w:tcW w:w="8258" w:type="dxa"/>
            <w:shd w:val="clear" w:color="auto" w:fill="auto"/>
            <w:vAlign w:val="center"/>
          </w:tcPr>
          <w:p w14:paraId="2CFB6DA5" w14:textId="07B055B4" w:rsidR="00521DC6" w:rsidRDefault="00FF5045" w:rsidP="00D51E87">
            <w:pPr>
              <w:ind w:firstLine="0"/>
              <w:jc w:val="center"/>
            </w:pPr>
            <w:r w:rsidRPr="00A53137">
              <w:rPr>
                <w:noProof/>
                <w:position w:val="-14"/>
              </w:rPr>
              <w:object w:dxaOrig="3340" w:dyaOrig="520" w14:anchorId="758879A6">
                <v:shape id="_x0000_i1069" type="#_x0000_t75" alt="" style="width:166.75pt;height:26.55pt;mso-width-percent:0;mso-height-percent:0;mso-width-percent:0;mso-height-percent:0" o:ole="">
                  <v:imagedata r:id="rId163" o:title=""/>
                </v:shape>
                <o:OLEObject Type="Embed" ProgID="Equation.DSMT4" ShapeID="_x0000_i1069" DrawAspect="Content" ObjectID="_1725903652" r:id="rId164"/>
              </w:object>
            </w:r>
          </w:p>
        </w:tc>
        <w:tc>
          <w:tcPr>
            <w:tcW w:w="768" w:type="dxa"/>
            <w:shd w:val="clear" w:color="auto" w:fill="auto"/>
            <w:vAlign w:val="center"/>
          </w:tcPr>
          <w:p w14:paraId="44AA273C" w14:textId="29A877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ind w:firstLine="0"/>
        <w:rPr>
          <w:lang w:val="x-none"/>
        </w:rPr>
      </w:pPr>
      <w:r w:rsidRPr="00370921">
        <w:rPr>
          <w:lang w:val="x-none"/>
        </w:rPr>
        <w:t xml:space="preserve">where matrices </w:t>
      </w:r>
      <w:r w:rsidR="00FF5045" w:rsidRPr="00A53137">
        <w:rPr>
          <w:noProof/>
          <w:position w:val="-12"/>
        </w:rPr>
        <w:object w:dxaOrig="340" w:dyaOrig="360" w14:anchorId="32EB9F00">
          <v:shape id="_x0000_i1068" type="#_x0000_t75" alt="" style="width:17.45pt;height:18.2pt;mso-width-percent:0;mso-height-percent:0;mso-width-percent:0;mso-height-percent:0" o:ole="">
            <v:imagedata r:id="rId165" o:title=""/>
          </v:shape>
          <o:OLEObject Type="Embed" ProgID="Equation.DSMT4" ShapeID="_x0000_i1068" DrawAspect="Content" ObjectID="_1725903653" r:id="rId166"/>
        </w:object>
      </w:r>
      <w:r w:rsidRPr="00370921">
        <w:rPr>
          <w:lang w:val="x-none"/>
        </w:rPr>
        <w:t xml:space="preserve"> and </w:t>
      </w:r>
      <w:r w:rsidR="00FF5045" w:rsidRPr="00A53137">
        <w:rPr>
          <w:noProof/>
          <w:position w:val="-12"/>
        </w:rPr>
        <w:object w:dxaOrig="300" w:dyaOrig="360" w14:anchorId="0FE6F38B">
          <v:shape id="_x0000_i1067" type="#_x0000_t75" alt="" style="width:14.4pt;height:18.2pt;mso-width-percent:0;mso-height-percent:0;mso-width-percent:0;mso-height-percent:0" o:ole="">
            <v:imagedata r:id="rId167" o:title=""/>
          </v:shape>
          <o:OLEObject Type="Embed" ProgID="Equation.DSMT4" ShapeID="_x0000_i1067" DrawAspect="Content" ObjectID="_1725903654" r:id="rId168"/>
        </w:object>
      </w:r>
      <w:r w:rsidRPr="00370921">
        <w:rPr>
          <w:lang w:val="x-none"/>
        </w:rPr>
        <w:t xml:space="preserve"> are defined as follows:</w:t>
      </w:r>
    </w:p>
    <w:tbl>
      <w:tblPr>
        <w:tblW w:w="0" w:type="auto"/>
        <w:tblLook w:val="04A0" w:firstRow="1" w:lastRow="0" w:firstColumn="1" w:lastColumn="0" w:noHBand="0" w:noVBand="1"/>
      </w:tblPr>
      <w:tblGrid>
        <w:gridCol w:w="8180"/>
        <w:gridCol w:w="846"/>
      </w:tblGrid>
      <w:tr w:rsidR="00521DC6" w:rsidRPr="00A32EA1" w14:paraId="01C5C980" w14:textId="77777777" w:rsidTr="00D51E87">
        <w:tc>
          <w:tcPr>
            <w:tcW w:w="8258" w:type="dxa"/>
            <w:shd w:val="clear" w:color="auto" w:fill="auto"/>
            <w:vAlign w:val="center"/>
          </w:tcPr>
          <w:p w14:paraId="709C47F0" w14:textId="1C6A1470" w:rsidR="00521DC6" w:rsidRDefault="00FF5045" w:rsidP="00D51E87">
            <w:pPr>
              <w:ind w:firstLine="0"/>
              <w:jc w:val="center"/>
            </w:pPr>
            <w:r w:rsidRPr="00A53137">
              <w:rPr>
                <w:noProof/>
                <w:position w:val="-30"/>
              </w:rPr>
              <w:object w:dxaOrig="1320" w:dyaOrig="720" w14:anchorId="06051DCC">
                <v:shape id="_x0000_i1066" type="#_x0000_t75" alt="" style="width:65.95pt;height:36.4pt;mso-width-percent:0;mso-height-percent:0;mso-width-percent:0;mso-height-percent:0" o:ole="">
                  <v:imagedata r:id="rId169" o:title=""/>
                </v:shape>
                <o:OLEObject Type="Embed" ProgID="Equation.DSMT4" ShapeID="_x0000_i1066" DrawAspect="Content" ObjectID="_1725903655" r:id="rId170"/>
              </w:object>
            </w:r>
          </w:p>
        </w:tc>
        <w:tc>
          <w:tcPr>
            <w:tcW w:w="768" w:type="dxa"/>
            <w:shd w:val="clear" w:color="auto" w:fill="auto"/>
            <w:vAlign w:val="center"/>
          </w:tcPr>
          <w:p w14:paraId="3680AEFC" w14:textId="1B02077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FF5045" w:rsidP="00D51E87">
            <w:pPr>
              <w:ind w:firstLine="0"/>
              <w:jc w:val="center"/>
            </w:pPr>
            <w:r w:rsidRPr="00A53137">
              <w:rPr>
                <w:noProof/>
                <w:position w:val="-30"/>
              </w:rPr>
              <w:object w:dxaOrig="1520" w:dyaOrig="720" w14:anchorId="14F84C32">
                <v:shape id="_x0000_i1065" type="#_x0000_t75" alt="" style="width:75.8pt;height:36.4pt;mso-width-percent:0;mso-height-percent:0;mso-width-percent:0;mso-height-percent:0" o:ole="">
                  <v:imagedata r:id="rId171" o:title=""/>
                </v:shape>
                <o:OLEObject Type="Embed" ProgID="Equation.DSMT4" ShapeID="_x0000_i1065" DrawAspect="Content" ObjectID="_1725903656" r:id="rId172"/>
              </w:object>
            </w:r>
          </w:p>
        </w:tc>
        <w:tc>
          <w:tcPr>
            <w:tcW w:w="768" w:type="dxa"/>
            <w:shd w:val="clear" w:color="auto" w:fill="auto"/>
            <w:vAlign w:val="center"/>
          </w:tcPr>
          <w:p w14:paraId="482536C6" w14:textId="59D271A4"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ind w:firstLine="0"/>
        <w:rPr>
          <w:lang w:val="x-none"/>
        </w:rPr>
      </w:pPr>
      <w:r w:rsidRPr="00370921">
        <w:rPr>
          <w:lang w:val="x-none"/>
        </w:rPr>
        <w:t xml:space="preserve">In the above equation </w:t>
      </w:r>
      <w:r w:rsidR="00FF5045" w:rsidRPr="00025957">
        <w:rPr>
          <w:noProof/>
          <w:position w:val="-4"/>
        </w:rPr>
        <w:object w:dxaOrig="160" w:dyaOrig="240" w14:anchorId="3050A98A">
          <v:shape id="_x0000_i1064" type="#_x0000_t75" alt="" style="width:8.35pt;height:12.15pt;mso-width-percent:0;mso-height-percent:0;mso-width-percent:0;mso-height-percent:0" o:ole="">
            <v:imagedata r:id="rId173" o:title=""/>
          </v:shape>
          <o:OLEObject Type="Embed" ProgID="Equation.DSMT4" ShapeID="_x0000_i1064" DrawAspect="Content" ObjectID="_1725903657" r:id="rId174"/>
        </w:object>
      </w:r>
      <w:r w:rsidRPr="00370921">
        <w:rPr>
          <w:lang w:val="x-none"/>
        </w:rPr>
        <w:t xml:space="preserve"> denotes the identity matrix.</w:t>
      </w:r>
    </w:p>
    <w:p w14:paraId="31CC3A78" w14:textId="6DACA8D0" w:rsidR="00370921" w:rsidRPr="00370921" w:rsidRDefault="00370921" w:rsidP="006230CD">
      <w:pPr>
        <w:pStyle w:val="heading2"/>
      </w:pPr>
      <w:r w:rsidRPr="00370921">
        <w:lastRenderedPageBreak/>
        <w:t>LQIR-DG Controller Method</w:t>
      </w:r>
    </w:p>
    <w:p w14:paraId="02EBE4D0" w14:textId="49DE802B" w:rsidR="00370921" w:rsidRPr="00370921" w:rsidRDefault="00370921" w:rsidP="00370921">
      <w:pPr>
        <w:ind w:firstLine="0"/>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ind w:firstLine="0"/>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FF5045" w:rsidP="00370921">
      <w:pPr>
        <w:ind w:firstLine="0"/>
        <w:rPr>
          <w:lang w:val="x-none"/>
        </w:rPr>
      </w:pPr>
      <w:r w:rsidRPr="00A53137">
        <w:rPr>
          <w:noProof/>
          <w:position w:val="-18"/>
        </w:rPr>
        <w:object w:dxaOrig="8400" w:dyaOrig="520" w14:anchorId="0C5DC6D5">
          <v:shape id="_x0000_i1063" type="#_x0000_t75" alt="" style="width:419.85pt;height:26.55pt;mso-width-percent:0;mso-height-percent:0;mso-width-percent:0;mso-height-percent:0" o:ole="">
            <v:imagedata r:id="rId175" o:title=""/>
          </v:shape>
          <o:OLEObject Type="Embed" ProgID="Equation.DSMT4" ShapeID="_x0000_i1063" DrawAspect="Content" ObjectID="_1725903658" r:id="rId176"/>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pPr>
              <w:ind w:firstLine="0"/>
            </w:pPr>
          </w:p>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34C2C399" w:rsidR="00521DC6" w:rsidRPr="00A32EA1" w:rsidRDefault="00521DC6" w:rsidP="00B15B20">
            <w:pPr>
              <w:pStyle w:val="Caption"/>
              <w:keepNext/>
              <w:ind w:firstLine="0"/>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3CEB5DEF" w:rsidR="00370921" w:rsidRDefault="00370921" w:rsidP="005E5C8A">
      <w:pPr>
        <w:ind w:firstLine="0"/>
        <w:jc w:val="left"/>
        <w:rPr>
          <w:lang w:val="x-none"/>
        </w:rPr>
      </w:pPr>
      <w:r w:rsidRPr="00370921">
        <w:rPr>
          <w:lang w:val="x-none"/>
        </w:rPr>
        <w:t xml:space="preserve">where </w:t>
      </w:r>
      <w:r w:rsidR="00FF5045" w:rsidRPr="00025957">
        <w:rPr>
          <w:noProof/>
          <w:position w:val="-4"/>
        </w:rPr>
        <w:object w:dxaOrig="240" w:dyaOrig="260" w14:anchorId="6EE1AC24">
          <v:shape id="_x0000_i1062" type="#_x0000_t75" alt="" style="width:12.15pt;height:12.9pt;mso-width-percent:0;mso-height-percent:0;mso-width-percent:0;mso-height-percent:0" o:ole="">
            <v:imagedata r:id="rId177" o:title=""/>
          </v:shape>
          <o:OLEObject Type="Embed" ProgID="Equation.DSMT4" ShapeID="_x0000_i1062" DrawAspect="Content" ObjectID="_1725903659" r:id="rId178"/>
        </w:object>
      </w:r>
      <w:r w:rsidRPr="00370921">
        <w:rPr>
          <w:lang w:val="x-none"/>
        </w:rPr>
        <w:t xml:space="preserve"> and </w:t>
      </w:r>
      <w:r w:rsidR="00FF5045" w:rsidRPr="00651B54">
        <w:rPr>
          <w:noProof/>
          <w:position w:val="-12"/>
        </w:rPr>
        <w:object w:dxaOrig="320" w:dyaOrig="360" w14:anchorId="2C9FD122">
          <v:shape id="_x0000_i1061" type="#_x0000_t75" alt="" style="width:16.65pt;height:18.2pt;mso-width-percent:0;mso-height-percent:0;mso-width-percent:0;mso-height-percent:0" o:ole="">
            <v:imagedata r:id="rId179" o:title=""/>
          </v:shape>
          <o:OLEObject Type="Embed" ProgID="Equation.DSMT4" ShapeID="_x0000_i1061" DrawAspect="Content" ObjectID="_1725903660" r:id="rId180"/>
        </w:object>
      </w:r>
      <w:r w:rsidRPr="00370921">
        <w:rPr>
          <w:lang w:val="x-none"/>
        </w:rPr>
        <w:t xml:space="preserve"> are symmetric nonnegative definite matrices and </w:t>
      </w:r>
      <w:r w:rsidR="00FF5045" w:rsidRPr="00651B54">
        <w:rPr>
          <w:noProof/>
          <w:position w:val="-12"/>
        </w:rPr>
        <w:object w:dxaOrig="300" w:dyaOrig="360" w14:anchorId="74278633">
          <v:shape id="_x0000_i1060" type="#_x0000_t75" alt="" style="width:14.4pt;height:18.2pt;mso-width-percent:0;mso-height-percent:0;mso-width-percent:0;mso-height-percent:0" o:ole="">
            <v:imagedata r:id="rId181" o:title=""/>
          </v:shape>
          <o:OLEObject Type="Embed" ProgID="Equation.DSMT4" ShapeID="_x0000_i1060" DrawAspect="Content" ObjectID="_1725903661" r:id="rId182"/>
        </w:object>
      </w:r>
      <w:r w:rsidRPr="00370921">
        <w:rPr>
          <w:lang w:val="x-none"/>
        </w:rPr>
        <w:t xml:space="preserve"> is a symmetric positive definite matrix.  Moreover, </w:t>
      </w:r>
      <w:r w:rsidR="00FF5045" w:rsidRPr="00651B54">
        <w:rPr>
          <w:noProof/>
          <w:position w:val="-12"/>
        </w:rPr>
        <w:object w:dxaOrig="240" w:dyaOrig="360" w14:anchorId="3C5CF9C5">
          <v:shape id="_x0000_i1059" type="#_x0000_t75" alt="" style="width:12.15pt;height:18.2pt;mso-width-percent:0;mso-height-percent:0;mso-width-percent:0;mso-height-percent:0" o:ole="">
            <v:imagedata r:id="rId183" o:title=""/>
          </v:shape>
          <o:OLEObject Type="Embed" ProgID="Equation.DSMT4" ShapeID="_x0000_i1059" DrawAspect="Content" ObjectID="_1725903662" r:id="rId184"/>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7E027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180"/>
        <w:gridCol w:w="846"/>
      </w:tblGrid>
      <w:tr w:rsidR="00F57F6B" w:rsidRPr="00A32EA1" w14:paraId="5CFDA7C6" w14:textId="77777777" w:rsidTr="00D51E87">
        <w:tc>
          <w:tcPr>
            <w:tcW w:w="8258" w:type="dxa"/>
            <w:shd w:val="clear" w:color="auto" w:fill="auto"/>
            <w:vAlign w:val="center"/>
          </w:tcPr>
          <w:p w14:paraId="6B795E11" w14:textId="05D19B45" w:rsidR="00F57F6B" w:rsidRDefault="00FF5045" w:rsidP="00D51E87">
            <w:pPr>
              <w:ind w:firstLine="0"/>
              <w:jc w:val="center"/>
            </w:pPr>
            <w:r w:rsidRPr="00A53137">
              <w:rPr>
                <w:noProof/>
                <w:position w:val="-14"/>
              </w:rPr>
              <w:object w:dxaOrig="1980" w:dyaOrig="380" w14:anchorId="20DEA12F">
                <v:shape id="_x0000_i1058" type="#_x0000_t75" alt="" style="width:99.3pt;height:18.95pt;mso-width-percent:0;mso-height-percent:0;mso-width-percent:0;mso-height-percent:0" o:ole="">
                  <v:imagedata r:id="rId185" o:title=""/>
                </v:shape>
                <o:OLEObject Type="Embed" ProgID="Equation.DSMT4" ShapeID="_x0000_i1058" DrawAspect="Content" ObjectID="_1725903663" r:id="rId186"/>
              </w:object>
            </w:r>
          </w:p>
        </w:tc>
        <w:tc>
          <w:tcPr>
            <w:tcW w:w="768" w:type="dxa"/>
            <w:shd w:val="clear" w:color="auto" w:fill="auto"/>
            <w:vAlign w:val="center"/>
          </w:tcPr>
          <w:p w14:paraId="2A1AB0CE" w14:textId="34B58C73"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FF5045" w:rsidP="00D51E87">
            <w:pPr>
              <w:ind w:firstLine="0"/>
              <w:jc w:val="center"/>
            </w:pPr>
            <w:r w:rsidRPr="00A53137">
              <w:rPr>
                <w:noProof/>
                <w:position w:val="-14"/>
              </w:rPr>
              <w:object w:dxaOrig="1860" w:dyaOrig="380" w14:anchorId="62C02BC0">
                <v:shape id="_x0000_i1057" type="#_x0000_t75" alt="" style="width:93.2pt;height:18.95pt;mso-width-percent:0;mso-height-percent:0;mso-width-percent:0;mso-height-percent:0" o:ole="">
                  <v:imagedata r:id="rId187" o:title=""/>
                </v:shape>
                <o:OLEObject Type="Embed" ProgID="Equation.DSMT4" ShapeID="_x0000_i1057" DrawAspect="Content" ObjectID="_1725903664" r:id="rId188"/>
              </w:object>
            </w:r>
          </w:p>
        </w:tc>
        <w:tc>
          <w:tcPr>
            <w:tcW w:w="768" w:type="dxa"/>
            <w:shd w:val="clear" w:color="auto" w:fill="auto"/>
            <w:vAlign w:val="center"/>
          </w:tcPr>
          <w:p w14:paraId="128D0F71" w14:textId="735B103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ind w:firstLine="0"/>
        <w:rPr>
          <w:lang w:val="x-none"/>
        </w:rPr>
      </w:pPr>
      <w:r w:rsidRPr="00370921">
        <w:rPr>
          <w:lang w:val="x-none"/>
        </w:rPr>
        <w:t xml:space="preserve">where </w:t>
      </w:r>
      <w:r w:rsidR="00FF5045" w:rsidRPr="00A53137">
        <w:rPr>
          <w:noProof/>
          <w:position w:val="-12"/>
        </w:rPr>
        <w:object w:dxaOrig="300" w:dyaOrig="360" w14:anchorId="66835AA0">
          <v:shape id="_x0000_i1056" type="#_x0000_t75" alt="" style="width:14.4pt;height:18.2pt;mso-width-percent:0;mso-height-percent:0;mso-width-percent:0;mso-height-percent:0" o:ole="">
            <v:imagedata r:id="rId189" o:title=""/>
          </v:shape>
          <o:OLEObject Type="Embed" ProgID="Equation.DSMT4" ShapeID="_x0000_i1056" DrawAspect="Content" ObjectID="_1725903665" r:id="rId190"/>
        </w:object>
      </w:r>
      <w:r w:rsidRPr="00370921">
        <w:rPr>
          <w:lang w:val="x-none"/>
        </w:rPr>
        <w:t xml:space="preserve"> and </w:t>
      </w:r>
      <w:r w:rsidR="00FF5045" w:rsidRPr="00A53137">
        <w:rPr>
          <w:noProof/>
          <w:position w:val="-14"/>
        </w:rPr>
        <w:object w:dxaOrig="380" w:dyaOrig="380" w14:anchorId="433BE08C">
          <v:shape id="_x0000_i1055" type="#_x0000_t75" alt="" style="width:18.95pt;height:18.95pt;mso-width-percent:0;mso-height-percent:0;mso-width-percent:0;mso-height-percent:0" o:ole="">
            <v:imagedata r:id="rId191" o:title=""/>
          </v:shape>
          <o:OLEObject Type="Embed" ProgID="Equation.DSMT4" ShapeID="_x0000_i1055" DrawAspect="Content" ObjectID="_1725903666" r:id="rId192"/>
        </w:object>
      </w:r>
      <w:r w:rsidRPr="00370921">
        <w:rPr>
          <w:lang w:val="x-none"/>
        </w:rPr>
        <w:t xml:space="preserve"> are a time varying gain, given by</w:t>
      </w:r>
    </w:p>
    <w:tbl>
      <w:tblPr>
        <w:tblW w:w="0" w:type="auto"/>
        <w:tblLook w:val="04A0" w:firstRow="1" w:lastRow="0" w:firstColumn="1" w:lastColumn="0" w:noHBand="0" w:noVBand="1"/>
      </w:tblPr>
      <w:tblGrid>
        <w:gridCol w:w="8180"/>
        <w:gridCol w:w="846"/>
      </w:tblGrid>
      <w:tr w:rsidR="00F57F6B" w:rsidRPr="00A32EA1" w14:paraId="57512D78" w14:textId="77777777" w:rsidTr="00D51E87">
        <w:tc>
          <w:tcPr>
            <w:tcW w:w="8258" w:type="dxa"/>
            <w:shd w:val="clear" w:color="auto" w:fill="auto"/>
            <w:vAlign w:val="center"/>
          </w:tcPr>
          <w:p w14:paraId="6D39B71A" w14:textId="37197781" w:rsidR="00F57F6B" w:rsidRDefault="00FF5045" w:rsidP="00D51E87">
            <w:pPr>
              <w:ind w:firstLine="0"/>
              <w:jc w:val="center"/>
            </w:pPr>
            <w:r w:rsidRPr="00A53137">
              <w:rPr>
                <w:noProof/>
                <w:position w:val="-14"/>
              </w:rPr>
              <w:object w:dxaOrig="1719" w:dyaOrig="400" w14:anchorId="7A5B1D8D">
                <v:shape id="_x0000_i1054" type="#_x0000_t75" alt="" style="width:85.65pt;height:19.7pt;mso-width-percent:0;mso-height-percent:0;mso-width-percent:0;mso-height-percent:0" o:ole="">
                  <v:imagedata r:id="rId193" o:title=""/>
                </v:shape>
                <o:OLEObject Type="Embed" ProgID="Equation.DSMT4" ShapeID="_x0000_i1054" DrawAspect="Content" ObjectID="_1725903667" r:id="rId194"/>
              </w:object>
            </w:r>
          </w:p>
        </w:tc>
        <w:tc>
          <w:tcPr>
            <w:tcW w:w="768" w:type="dxa"/>
            <w:shd w:val="clear" w:color="auto" w:fill="auto"/>
            <w:vAlign w:val="center"/>
          </w:tcPr>
          <w:p w14:paraId="5A3250C3" w14:textId="6EE8FFEA"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FF5045" w:rsidP="00D51E87">
            <w:pPr>
              <w:ind w:firstLine="0"/>
              <w:jc w:val="center"/>
            </w:pPr>
            <w:r w:rsidRPr="00A53137">
              <w:rPr>
                <w:noProof/>
                <w:position w:val="-18"/>
              </w:rPr>
              <w:object w:dxaOrig="1939" w:dyaOrig="440" w14:anchorId="31F40146">
                <v:shape id="_x0000_i1053" type="#_x0000_t75" alt="" style="width:96.25pt;height:22pt;mso-width-percent:0;mso-height-percent:0;mso-width-percent:0;mso-height-percent:0" o:ole="">
                  <v:imagedata r:id="rId195" o:title=""/>
                </v:shape>
                <o:OLEObject Type="Embed" ProgID="Equation.DSMT4" ShapeID="_x0000_i1053" DrawAspect="Content" ObjectID="_1725903668" r:id="rId196"/>
              </w:object>
            </w:r>
          </w:p>
        </w:tc>
        <w:tc>
          <w:tcPr>
            <w:tcW w:w="768" w:type="dxa"/>
            <w:shd w:val="clear" w:color="auto" w:fill="auto"/>
            <w:vAlign w:val="center"/>
          </w:tcPr>
          <w:p w14:paraId="06FEE17C" w14:textId="7EB9A1B6"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ind w:firstLine="0"/>
        <w:rPr>
          <w:rtl/>
          <w:lang w:val="x-none"/>
        </w:rPr>
      </w:pPr>
      <w:r w:rsidRPr="00370921">
        <w:rPr>
          <w:lang w:val="x-none"/>
        </w:rPr>
        <w:t xml:space="preserve">where </w:t>
      </w:r>
      <w:r w:rsidR="00FF5045" w:rsidRPr="00A53137">
        <w:rPr>
          <w:noProof/>
          <w:position w:val="-14"/>
        </w:rPr>
        <w:object w:dxaOrig="600" w:dyaOrig="380" w14:anchorId="6DBB7380">
          <v:shape id="_x0000_i1052" type="#_x0000_t75" alt="" style="width:30.3pt;height:18.95pt;mso-width-percent:0;mso-height-percent:0;mso-width-percent:0;mso-height-percent:0" o:ole="">
            <v:imagedata r:id="rId197" o:title=""/>
          </v:shape>
          <o:OLEObject Type="Embed" ProgID="Equation.DSMT4" ShapeID="_x0000_i1052" DrawAspect="Content" ObjectID="_1725903669" r:id="rId198"/>
        </w:object>
      </w:r>
      <w:r w:rsidRPr="00370921">
        <w:rPr>
          <w:lang w:val="x-none"/>
        </w:rPr>
        <w:t xml:space="preserve"> and </w:t>
      </w:r>
      <w:r w:rsidR="00FF5045" w:rsidRPr="00A53137">
        <w:rPr>
          <w:noProof/>
          <w:position w:val="-18"/>
        </w:rPr>
        <w:object w:dxaOrig="660" w:dyaOrig="420" w14:anchorId="3C16FC65">
          <v:shape id="_x0000_i1051" type="#_x0000_t75" alt="" style="width:32.6pt;height:21.2pt;mso-width-percent:0;mso-height-percent:0;mso-width-percent:0;mso-height-percent:0" o:ole="">
            <v:imagedata r:id="rId199" o:title=""/>
          </v:shape>
          <o:OLEObject Type="Embed" ProgID="Equation.DSMT4" ShapeID="_x0000_i1051" DrawAspect="Content" ObjectID="_1725903670" r:id="rId200"/>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FF5045" w:rsidP="00D51E87">
            <w:pPr>
              <w:ind w:firstLine="0"/>
              <w:jc w:val="center"/>
            </w:pPr>
            <w:r w:rsidRPr="00A53137">
              <w:rPr>
                <w:noProof/>
                <w:position w:val="-18"/>
              </w:rPr>
              <w:object w:dxaOrig="6960" w:dyaOrig="560" w14:anchorId="63722986">
                <v:shape id="_x0000_i1050" type="#_x0000_t75" alt="" style="width:347.85pt;height:28.05pt;mso-width-percent:0;mso-height-percent:0;mso-width-percent:0;mso-height-percent:0" o:ole="">
                  <v:imagedata r:id="rId201" o:title=""/>
                </v:shape>
                <o:OLEObject Type="Embed" ProgID="Equation.DSMT4" ShapeID="_x0000_i1050" DrawAspect="Content" ObjectID="_1725903671" r:id="rId202"/>
              </w:object>
            </w:r>
          </w:p>
        </w:tc>
        <w:tc>
          <w:tcPr>
            <w:tcW w:w="846" w:type="dxa"/>
            <w:shd w:val="clear" w:color="auto" w:fill="auto"/>
            <w:vAlign w:val="center"/>
          </w:tcPr>
          <w:p w14:paraId="05FDF7AF" w14:textId="477E0786"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FF5045" w:rsidP="00D51E87">
            <w:pPr>
              <w:ind w:firstLine="0"/>
              <w:jc w:val="center"/>
            </w:pPr>
            <w:r w:rsidRPr="007D34CE">
              <w:rPr>
                <w:noProof/>
                <w:position w:val="-18"/>
              </w:rPr>
              <w:object w:dxaOrig="7080" w:dyaOrig="560" w14:anchorId="75F49124">
                <v:shape id="_x0000_i1049" type="#_x0000_t75" alt="" style="width:353.95pt;height:28.05pt;mso-width-percent:0;mso-height-percent:0;mso-width-percent:0;mso-height-percent:0" o:ole="">
                  <v:imagedata r:id="rId203" o:title=""/>
                </v:shape>
                <o:OLEObject Type="Embed" ProgID="Equation.DSMT4" ShapeID="_x0000_i1049" DrawAspect="Content" ObjectID="_1725903672" r:id="rId204"/>
              </w:object>
            </w:r>
          </w:p>
        </w:tc>
        <w:tc>
          <w:tcPr>
            <w:tcW w:w="846" w:type="dxa"/>
            <w:shd w:val="clear" w:color="auto" w:fill="auto"/>
            <w:vAlign w:val="center"/>
          </w:tcPr>
          <w:p w14:paraId="32FE3FE8" w14:textId="3BA1B972"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ind w:firstLine="0"/>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ind w:firstLine="0"/>
        <w:rPr>
          <w:lang w:val="x-none"/>
        </w:rPr>
      </w:pPr>
      <w:r w:rsidRPr="00370921">
        <w:rPr>
          <w:lang w:val="x-none"/>
        </w:rPr>
        <w:t xml:space="preserve">where </w:t>
      </w:r>
      <w:r w:rsidR="00FF5045" w:rsidRPr="00A53137">
        <w:rPr>
          <w:noProof/>
          <w:position w:val="-14"/>
        </w:rPr>
        <w:object w:dxaOrig="1480" w:dyaOrig="400" w14:anchorId="46FFC7F6">
          <v:shape id="_x0000_i1048" type="#_x0000_t75" alt="" style="width:73.5pt;height:19.7pt;mso-width-percent:0;mso-height-percent:0;mso-width-percent:0;mso-height-percent:0" o:ole="">
            <v:imagedata r:id="rId205" o:title=""/>
          </v:shape>
          <o:OLEObject Type="Embed" ProgID="Equation.DSMT4" ShapeID="_x0000_i1048" DrawAspect="Content" ObjectID="_1725903673" r:id="rId206"/>
        </w:object>
      </w:r>
      <w:r w:rsidRPr="00370921">
        <w:rPr>
          <w:lang w:val="x-none"/>
        </w:rPr>
        <w:t xml:space="preserve"> and </w:t>
      </w:r>
      <w:r w:rsidR="00FF5045" w:rsidRPr="00A53137">
        <w:rPr>
          <w:noProof/>
          <w:position w:val="-18"/>
        </w:rPr>
        <w:object w:dxaOrig="1700" w:dyaOrig="440" w14:anchorId="3A2A9F58">
          <v:shape id="_x0000_i1047" type="#_x0000_t75" alt="" style="width:84.9pt;height:22pt;mso-width-percent:0;mso-height-percent:0;mso-width-percent:0;mso-height-percent:0" o:ole="">
            <v:imagedata r:id="rId207" o:title=""/>
          </v:shape>
          <o:OLEObject Type="Embed" ProgID="Equation.DSMT4" ShapeID="_x0000_i1047" DrawAspect="Content" ObjectID="_1725903674" r:id="rId208"/>
        </w:object>
      </w:r>
      <w:r w:rsidRPr="00370921">
        <w:rPr>
          <w:lang w:val="x-none"/>
        </w:rPr>
        <w:t>.</w:t>
      </w:r>
    </w:p>
    <w:p w14:paraId="694C8405" w14:textId="4D53DF8A" w:rsidR="00370921" w:rsidRPr="00370921" w:rsidRDefault="00370921" w:rsidP="00F57F6B">
      <w:pPr>
        <w:ind w:firstLine="0"/>
        <w:rPr>
          <w:lang w:val="x-none"/>
        </w:rPr>
      </w:pPr>
      <w:r w:rsidRPr="00370921">
        <w:rPr>
          <w:lang w:val="x-none"/>
        </w:rPr>
        <w:t xml:space="preserve">In this study, the steady-state values of the above equations </w:t>
      </w:r>
      <w:r w:rsidR="00FF5045" w:rsidRPr="00A53137">
        <w:rPr>
          <w:noProof/>
          <w:position w:val="-12"/>
        </w:rPr>
        <w:object w:dxaOrig="1400" w:dyaOrig="360" w14:anchorId="076C0051">
          <v:shape id="_x0000_i1046" type="#_x0000_t75" alt="" style="width:70.5pt;height:18.2pt;mso-width-percent:0;mso-height-percent:0;mso-width-percent:0;mso-height-percent:0" o:ole="">
            <v:imagedata r:id="rId209" o:title=""/>
          </v:shape>
          <o:OLEObject Type="Embed" ProgID="Equation.DSMT4" ShapeID="_x0000_i1046" DrawAspect="Content" ObjectID="_1725903675" r:id="rId210"/>
        </w:object>
      </w:r>
      <w:r w:rsidRPr="00370921">
        <w:rPr>
          <w:lang w:val="x-none"/>
        </w:rPr>
        <w:t xml:space="preserve"> are utilized to generate a feedback control law.</w:t>
      </w:r>
    </w:p>
    <w:p w14:paraId="7A870B70" w14:textId="4FE4241A" w:rsidR="00370921" w:rsidRDefault="00370921" w:rsidP="00927D4F">
      <w:pPr>
        <w:pStyle w:val="heading1"/>
      </w:pPr>
      <w:bookmarkStart w:id="97" w:name="_Ref115182025"/>
      <w:r w:rsidRPr="00370921">
        <w:t>Result and Discussion</w:t>
      </w:r>
      <w:bookmarkEnd w:id="97"/>
    </w:p>
    <w:p w14:paraId="6545692F" w14:textId="0E375578" w:rsidR="007D37C1" w:rsidRDefault="00370921" w:rsidP="00300251">
      <w:pPr>
        <w:ind w:firstLine="0"/>
      </w:pPr>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751F0D" w:rsidRPr="007856EE">
        <w:rPr>
          <w:b/>
          <w:bCs/>
          <w:sz w:val="22"/>
          <w:szCs w:val="22"/>
        </w:rPr>
        <w:t xml:space="preserve">Table </w:t>
      </w:r>
      <w:r w:rsidR="00751F0D">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751F0D" w:rsidRPr="007856EE">
        <w:rPr>
          <w:b/>
          <w:bCs/>
          <w:sz w:val="22"/>
          <w:szCs w:val="22"/>
        </w:rPr>
        <w:t xml:space="preserve">Table </w:t>
      </w:r>
      <w:r w:rsidR="00751F0D">
        <w:rPr>
          <w:b/>
          <w:bCs/>
          <w:noProof/>
          <w:sz w:val="22"/>
          <w:szCs w:val="22"/>
        </w:rPr>
        <w:t>2</w:t>
      </w:r>
      <w:r w:rsidR="003917F2">
        <w:fldChar w:fldCharType="end"/>
      </w:r>
      <w:r w:rsidR="00300251" w:rsidRPr="00300251">
        <w:t>.</w:t>
      </w:r>
    </w:p>
    <w:p w14:paraId="34A34884" w14:textId="4F6C7371" w:rsidR="00300251" w:rsidRDefault="00300251" w:rsidP="00300251">
      <w:pPr>
        <w:ind w:firstLine="0"/>
      </w:pPr>
    </w:p>
    <w:p w14:paraId="0E95A313" w14:textId="4AB88322" w:rsidR="00300251" w:rsidRDefault="00300251" w:rsidP="00300251">
      <w:pPr>
        <w:ind w:firstLine="0"/>
      </w:pPr>
    </w:p>
    <w:p w14:paraId="238B7D0E" w14:textId="1DE19C87" w:rsidR="00300251" w:rsidRDefault="00300251" w:rsidP="00300251">
      <w:pPr>
        <w:ind w:firstLine="0"/>
      </w:pPr>
    </w:p>
    <w:p w14:paraId="733EA502" w14:textId="71B5E570" w:rsidR="00300251" w:rsidRDefault="00300251" w:rsidP="00300251">
      <w:pPr>
        <w:ind w:firstLine="0"/>
      </w:pPr>
    </w:p>
    <w:p w14:paraId="6A2FF398" w14:textId="6954A04F" w:rsidR="00300251" w:rsidRDefault="00300251" w:rsidP="00300251">
      <w:pPr>
        <w:ind w:firstLine="0"/>
      </w:pPr>
    </w:p>
    <w:p w14:paraId="6E96E571" w14:textId="32AB97DD" w:rsidR="00300251" w:rsidRDefault="00300251" w:rsidP="00300251">
      <w:pPr>
        <w:ind w:firstLine="0"/>
      </w:pPr>
    </w:p>
    <w:p w14:paraId="7BEDC82E" w14:textId="034B0B0E" w:rsidR="00300251" w:rsidRDefault="00300251" w:rsidP="00300251">
      <w:pPr>
        <w:ind w:firstLine="0"/>
      </w:pPr>
    </w:p>
    <w:p w14:paraId="70F3C9E9" w14:textId="2373E7D4" w:rsidR="00300251" w:rsidRDefault="00300251" w:rsidP="00300251">
      <w:pPr>
        <w:ind w:firstLine="0"/>
      </w:pPr>
    </w:p>
    <w:p w14:paraId="30918390" w14:textId="77777777" w:rsidR="00300251" w:rsidRPr="00300251" w:rsidRDefault="00300251" w:rsidP="00300251">
      <w:pPr>
        <w:ind w:firstLine="0"/>
      </w:pPr>
    </w:p>
    <w:p w14:paraId="3234BE79" w14:textId="26AECFE3" w:rsidR="00B5008E" w:rsidRPr="007856EE" w:rsidRDefault="00B5008E" w:rsidP="00B5008E">
      <w:pPr>
        <w:pStyle w:val="tablecaption"/>
        <w:rPr>
          <w:sz w:val="22"/>
          <w:szCs w:val="22"/>
        </w:rPr>
      </w:pPr>
      <w:bookmarkStart w:id="98" w:name="_Ref115185837"/>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1</w:t>
      </w:r>
      <w:r w:rsidRPr="007856EE">
        <w:rPr>
          <w:b/>
          <w:bCs/>
          <w:noProof/>
          <w:sz w:val="22"/>
          <w:szCs w:val="22"/>
        </w:rPr>
        <w:fldChar w:fldCharType="end"/>
      </w:r>
      <w:bookmarkEnd w:id="98"/>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03"/>
        <w:gridCol w:w="2122"/>
        <w:gridCol w:w="1740"/>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ind w:firstLine="0"/>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ind w:firstLine="0"/>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FF5045" w:rsidP="00D51E87">
            <w:pPr>
              <w:spacing w:before="60" w:line="360" w:lineRule="auto"/>
              <w:ind w:left="-110" w:right="-196" w:firstLine="110"/>
              <w:jc w:val="center"/>
              <w:rPr>
                <w:sz w:val="20"/>
              </w:rPr>
            </w:pPr>
            <w:r w:rsidRPr="00C752A7">
              <w:rPr>
                <w:noProof/>
                <w:position w:val="-12"/>
              </w:rPr>
              <w:object w:dxaOrig="320" w:dyaOrig="360" w14:anchorId="6177DD9F">
                <v:shape id="_x0000_i1045" type="#_x0000_t75" alt="" style="width:16.65pt;height:18.2pt;mso-width-percent:0;mso-height-percent:0;mso-width-percent:0;mso-height-percent:0" o:ole="">
                  <v:imagedata r:id="rId211" o:title=""/>
                </v:shape>
                <o:OLEObject Type="Embed" ProgID="Equation.DSMT4" ShapeID="_x0000_i1045" DrawAspect="Content" ObjectID="_1725903676" r:id="rId212"/>
              </w:object>
            </w:r>
          </w:p>
        </w:tc>
        <w:tc>
          <w:tcPr>
            <w:tcW w:w="1592" w:type="pct"/>
            <w:tcBorders>
              <w:top w:val="nil"/>
              <w:bottom w:val="nil"/>
            </w:tcBorders>
          </w:tcPr>
          <w:p w14:paraId="3AF8464B" w14:textId="77C7A400" w:rsidR="00651B54" w:rsidRPr="007D5F25" w:rsidRDefault="00FF5045" w:rsidP="00D51E87">
            <w:pPr>
              <w:spacing w:before="60" w:line="360" w:lineRule="auto"/>
              <w:ind w:firstLine="0"/>
              <w:jc w:val="center"/>
              <w:rPr>
                <w:sz w:val="20"/>
              </w:rPr>
            </w:pPr>
            <w:r w:rsidRPr="00C752A7">
              <w:rPr>
                <w:noProof/>
                <w:position w:val="-10"/>
              </w:rPr>
              <w:object w:dxaOrig="639" w:dyaOrig="360" w14:anchorId="09D229FE">
                <v:shape id="_x0000_i1044" type="#_x0000_t75" alt="" style="width:31.85pt;height:18.2pt;mso-width-percent:0;mso-height-percent:0;mso-width-percent:0;mso-height-percent:0" o:ole="">
                  <v:imagedata r:id="rId213" o:title=""/>
                </v:shape>
                <o:OLEObject Type="Embed" ProgID="Equation.DSMT4" ShapeID="_x0000_i1044" DrawAspect="Content" ObjectID="_1725903677" r:id="rId214"/>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ind w:firstLine="0"/>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FF5045" w:rsidP="00D51E87">
            <w:pPr>
              <w:spacing w:before="60" w:line="360" w:lineRule="auto"/>
              <w:ind w:left="-110" w:right="-196" w:firstLine="110"/>
              <w:jc w:val="center"/>
              <w:rPr>
                <w:sz w:val="20"/>
              </w:rPr>
            </w:pPr>
            <w:r w:rsidRPr="00C752A7">
              <w:rPr>
                <w:noProof/>
                <w:position w:val="-14"/>
              </w:rPr>
              <w:object w:dxaOrig="320" w:dyaOrig="380" w14:anchorId="3FB03B49">
                <v:shape id="_x0000_i1043" type="#_x0000_t75" alt="" style="width:16.65pt;height:18.95pt;mso-width-percent:0;mso-height-percent:0;mso-width-percent:0;mso-height-percent:0" o:ole="">
                  <v:imagedata r:id="rId215" o:title=""/>
                </v:shape>
                <o:OLEObject Type="Embed" ProgID="Equation.DSMT4" ShapeID="_x0000_i1043" DrawAspect="Content" ObjectID="_1725903678" r:id="rId216"/>
              </w:object>
            </w:r>
          </w:p>
        </w:tc>
        <w:tc>
          <w:tcPr>
            <w:tcW w:w="1592" w:type="pct"/>
            <w:tcBorders>
              <w:top w:val="nil"/>
              <w:bottom w:val="nil"/>
            </w:tcBorders>
          </w:tcPr>
          <w:p w14:paraId="0A9B54D3" w14:textId="1506F5A6" w:rsidR="00651B54" w:rsidRPr="007D5F25" w:rsidRDefault="00FF5045" w:rsidP="00D51E87">
            <w:pPr>
              <w:spacing w:before="60" w:line="360" w:lineRule="auto"/>
              <w:ind w:firstLine="0"/>
              <w:jc w:val="center"/>
              <w:rPr>
                <w:sz w:val="20"/>
              </w:rPr>
            </w:pPr>
            <w:r w:rsidRPr="00C752A7">
              <w:rPr>
                <w:noProof/>
                <w:position w:val="-10"/>
              </w:rPr>
              <w:object w:dxaOrig="639" w:dyaOrig="360" w14:anchorId="52334C46">
                <v:shape id="_x0000_i1042" type="#_x0000_t75" alt="" style="width:31.85pt;height:18.2pt;mso-width-percent:0;mso-height-percent:0;mso-width-percent:0;mso-height-percent:0" o:ole="">
                  <v:imagedata r:id="rId217" o:title=""/>
                </v:shape>
                <o:OLEObject Type="Embed" ProgID="Equation.DSMT4" ShapeID="_x0000_i1042" DrawAspect="Content" ObjectID="_1725903679" r:id="rId218"/>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ind w:firstLine="0"/>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FF5045" w:rsidP="00D51E87">
            <w:pPr>
              <w:spacing w:before="60" w:line="360" w:lineRule="auto"/>
              <w:ind w:left="-110" w:right="-196" w:firstLine="110"/>
              <w:jc w:val="center"/>
              <w:rPr>
                <w:sz w:val="20"/>
              </w:rPr>
            </w:pPr>
            <w:r w:rsidRPr="00C752A7">
              <w:rPr>
                <w:noProof/>
                <w:position w:val="-12"/>
              </w:rPr>
              <w:object w:dxaOrig="300" w:dyaOrig="360" w14:anchorId="68543271">
                <v:shape id="_x0000_i1041" type="#_x0000_t75" alt="" style="width:14.4pt;height:18.2pt;mso-width-percent:0;mso-height-percent:0;mso-width-percent:0;mso-height-percent:0" o:ole="">
                  <v:imagedata r:id="rId219" o:title=""/>
                </v:shape>
                <o:OLEObject Type="Embed" ProgID="Equation.DSMT4" ShapeID="_x0000_i1041" DrawAspect="Content" ObjectID="_1725903680" r:id="rId220"/>
              </w:object>
            </w:r>
          </w:p>
        </w:tc>
        <w:tc>
          <w:tcPr>
            <w:tcW w:w="1592" w:type="pct"/>
            <w:tcBorders>
              <w:top w:val="nil"/>
              <w:bottom w:val="nil"/>
            </w:tcBorders>
          </w:tcPr>
          <w:p w14:paraId="6E2892AB" w14:textId="49F16BA3" w:rsidR="00651B54" w:rsidRPr="007D5F25" w:rsidRDefault="00FF5045" w:rsidP="00D51E87">
            <w:pPr>
              <w:spacing w:before="60" w:line="360" w:lineRule="auto"/>
              <w:ind w:firstLine="0"/>
              <w:jc w:val="center"/>
              <w:rPr>
                <w:sz w:val="20"/>
              </w:rPr>
            </w:pPr>
            <w:r w:rsidRPr="00C752A7">
              <w:rPr>
                <w:noProof/>
                <w:position w:val="-10"/>
              </w:rPr>
              <w:object w:dxaOrig="639" w:dyaOrig="360" w14:anchorId="19B79619">
                <v:shape id="_x0000_i1040" type="#_x0000_t75" alt="" style="width:31.85pt;height:18.2pt;mso-width-percent:0;mso-height-percent:0;mso-width-percent:0;mso-height-percent:0" o:ole="">
                  <v:imagedata r:id="rId221" o:title=""/>
                </v:shape>
                <o:OLEObject Type="Embed" ProgID="Equation.DSMT4" ShapeID="_x0000_i1040" DrawAspect="Content" ObjectID="_1725903681" r:id="rId222"/>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ind w:firstLine="0"/>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FF5045" w:rsidP="00D51E87">
            <w:pPr>
              <w:spacing w:before="60" w:line="360" w:lineRule="auto"/>
              <w:ind w:left="-110" w:right="-196" w:firstLine="110"/>
              <w:jc w:val="center"/>
              <w:rPr>
                <w:sz w:val="20"/>
              </w:rPr>
            </w:pPr>
            <w:r w:rsidRPr="00C752A7">
              <w:rPr>
                <w:noProof/>
                <w:position w:val="-12"/>
              </w:rPr>
              <w:object w:dxaOrig="440" w:dyaOrig="360" w14:anchorId="6EC36EC9">
                <v:shape id="_x0000_i1039" type="#_x0000_t75" alt="" style="width:22pt;height:18.2pt;mso-width-percent:0;mso-height-percent:0;mso-width-percent:0;mso-height-percent:0" o:ole="">
                  <v:imagedata r:id="rId223" o:title=""/>
                </v:shape>
                <o:OLEObject Type="Embed" ProgID="Equation.DSMT4" ShapeID="_x0000_i1039" DrawAspect="Content" ObjectID="_1725903682" r:id="rId224"/>
              </w:object>
            </w:r>
          </w:p>
        </w:tc>
        <w:tc>
          <w:tcPr>
            <w:tcW w:w="1592" w:type="pct"/>
            <w:tcBorders>
              <w:top w:val="nil"/>
              <w:bottom w:val="nil"/>
            </w:tcBorders>
          </w:tcPr>
          <w:p w14:paraId="3B835DFA" w14:textId="77545983" w:rsidR="00651B54" w:rsidRPr="007D5F25" w:rsidRDefault="00FF5045" w:rsidP="00D51E87">
            <w:pPr>
              <w:spacing w:before="60" w:line="360" w:lineRule="auto"/>
              <w:ind w:firstLine="0"/>
              <w:jc w:val="center"/>
              <w:rPr>
                <w:sz w:val="20"/>
              </w:rPr>
            </w:pPr>
            <w:r w:rsidRPr="00C752A7">
              <w:rPr>
                <w:noProof/>
                <w:position w:val="-10"/>
              </w:rPr>
              <w:object w:dxaOrig="639" w:dyaOrig="360" w14:anchorId="03355DD1">
                <v:shape id="_x0000_i1038" type="#_x0000_t75" alt="" style="width:31.85pt;height:18.2pt;mso-width-percent:0;mso-height-percent:0;mso-width-percent:0;mso-height-percent:0" o:ole="">
                  <v:imagedata r:id="rId225" o:title=""/>
                </v:shape>
                <o:OLEObject Type="Embed" ProgID="Equation.DSMT4" ShapeID="_x0000_i1038" DrawAspect="Content" ObjectID="_1725903683" r:id="rId226"/>
              </w:object>
            </w:r>
          </w:p>
        </w:tc>
        <w:tc>
          <w:tcPr>
            <w:tcW w:w="1305" w:type="pct"/>
            <w:tcBorders>
              <w:top w:val="nil"/>
              <w:bottom w:val="nil"/>
            </w:tcBorders>
            <w:shd w:val="clear" w:color="auto" w:fill="auto"/>
          </w:tcPr>
          <w:p w14:paraId="39B92473" w14:textId="6C78E884" w:rsidR="00651B54" w:rsidRPr="00784132" w:rsidRDefault="00FF5045" w:rsidP="00D51E87">
            <w:pPr>
              <w:spacing w:before="60" w:line="360" w:lineRule="auto"/>
              <w:jc w:val="center"/>
              <w:rPr>
                <w:sz w:val="20"/>
              </w:rPr>
            </w:pPr>
            <w:r w:rsidRPr="00C752A7">
              <w:rPr>
                <w:noProof/>
                <w:position w:val="-6"/>
              </w:rPr>
              <w:object w:dxaOrig="1300" w:dyaOrig="320" w14:anchorId="4E2BDEBB">
                <v:shape id="_x0000_i1037" type="#_x0000_t75" alt="" style="width:64.4pt;height:16.65pt;mso-width-percent:0;mso-height-percent:0;mso-width-percent:0;mso-height-percent:0" o:ole="">
                  <v:imagedata r:id="rId227" o:title=""/>
                </v:shape>
                <o:OLEObject Type="Embed" ProgID="Equation.DSMT4" ShapeID="_x0000_i1037" DrawAspect="Content" ObjectID="_1725903684" r:id="rId228"/>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FF5045" w:rsidP="00D51E87">
            <w:pPr>
              <w:spacing w:before="60" w:line="360" w:lineRule="auto"/>
              <w:ind w:firstLine="0"/>
              <w:jc w:val="center"/>
              <w:rPr>
                <w:sz w:val="20"/>
              </w:rPr>
            </w:pPr>
            <w:r w:rsidRPr="00C752A7">
              <w:rPr>
                <w:noProof/>
                <w:position w:val="-6"/>
              </w:rPr>
              <w:object w:dxaOrig="1240" w:dyaOrig="320" w14:anchorId="09EEB7CA">
                <v:shape id="_x0000_i1036" type="#_x0000_t75" alt="" style="width:62.15pt;height:16.65pt;mso-width-percent:0;mso-height-percent:0;mso-width-percent:0;mso-height-percent:0" o:ole="">
                  <v:imagedata r:id="rId229" o:title=""/>
                </v:shape>
                <o:OLEObject Type="Embed" ProgID="Equation.DSMT4" ShapeID="_x0000_i1036" DrawAspect="Content" ObjectID="_1725903685" r:id="rId230"/>
              </w:object>
            </w:r>
          </w:p>
        </w:tc>
        <w:tc>
          <w:tcPr>
            <w:tcW w:w="1305" w:type="pct"/>
            <w:tcBorders>
              <w:top w:val="nil"/>
              <w:bottom w:val="nil"/>
            </w:tcBorders>
            <w:shd w:val="clear" w:color="auto" w:fill="auto"/>
          </w:tcPr>
          <w:p w14:paraId="55DE65CE" w14:textId="3CC15C09" w:rsidR="00651B54" w:rsidRPr="00784132" w:rsidRDefault="00FF5045" w:rsidP="00D51E87">
            <w:pPr>
              <w:spacing w:before="60" w:line="360" w:lineRule="auto"/>
              <w:jc w:val="center"/>
              <w:rPr>
                <w:sz w:val="20"/>
              </w:rPr>
            </w:pPr>
            <w:r w:rsidRPr="00C752A7">
              <w:rPr>
                <w:noProof/>
                <w:position w:val="-6"/>
              </w:rPr>
              <w:object w:dxaOrig="1060" w:dyaOrig="320" w14:anchorId="791E3327">
                <v:shape id="_x0000_i1035" type="#_x0000_t75" alt="" style="width:53.05pt;height:16.65pt;mso-width-percent:0;mso-height-percent:0;mso-width-percent:0;mso-height-percent:0" o:ole="">
                  <v:imagedata r:id="rId231" o:title=""/>
                </v:shape>
                <o:OLEObject Type="Embed" ProgID="Equation.DSMT4" ShapeID="_x0000_i1035" DrawAspect="Content" ObjectID="_1725903686" r:id="rId232"/>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FF5045" w:rsidP="00D51E87">
            <w:pPr>
              <w:spacing w:before="60" w:line="360" w:lineRule="auto"/>
              <w:ind w:firstLine="0"/>
              <w:jc w:val="center"/>
              <w:rPr>
                <w:sz w:val="20"/>
              </w:rPr>
            </w:pPr>
            <w:r w:rsidRPr="00C752A7">
              <w:rPr>
                <w:noProof/>
                <w:position w:val="-6"/>
              </w:rPr>
              <w:object w:dxaOrig="1480" w:dyaOrig="320" w14:anchorId="0F2AD0E5">
                <v:shape id="_x0000_i1034" type="#_x0000_t75" alt="" style="width:73.5pt;height:16.65pt;mso-width-percent:0;mso-height-percent:0;mso-width-percent:0;mso-height-percent:0" o:ole="">
                  <v:imagedata r:id="rId233" o:title=""/>
                </v:shape>
                <o:OLEObject Type="Embed" ProgID="Equation.DSMT4" ShapeID="_x0000_i1034" DrawAspect="Content" ObjectID="_1725903687" r:id="rId234"/>
              </w:object>
            </w:r>
          </w:p>
        </w:tc>
        <w:tc>
          <w:tcPr>
            <w:tcW w:w="1305" w:type="pct"/>
            <w:tcBorders>
              <w:top w:val="nil"/>
              <w:bottom w:val="nil"/>
            </w:tcBorders>
            <w:shd w:val="clear" w:color="auto" w:fill="auto"/>
          </w:tcPr>
          <w:p w14:paraId="662C0AD8" w14:textId="5E46FBEA" w:rsidR="00651B54" w:rsidRPr="00784132" w:rsidRDefault="00FF5045" w:rsidP="00D51E87">
            <w:pPr>
              <w:spacing w:before="60" w:line="360" w:lineRule="auto"/>
              <w:jc w:val="center"/>
              <w:rPr>
                <w:sz w:val="20"/>
              </w:rPr>
            </w:pPr>
            <w:r w:rsidRPr="00C752A7">
              <w:rPr>
                <w:noProof/>
                <w:position w:val="-6"/>
              </w:rPr>
              <w:object w:dxaOrig="940" w:dyaOrig="320" w14:anchorId="3C2E40BE">
                <v:shape id="_x0000_i1033" type="#_x0000_t75" alt="" style="width:47.75pt;height:16.65pt;mso-width-percent:0;mso-height-percent:0;mso-width-percent:0;mso-height-percent:0" o:ole="">
                  <v:imagedata r:id="rId235" o:title=""/>
                </v:shape>
                <o:OLEObject Type="Embed" ProgID="Equation.DSMT4" ShapeID="_x0000_i1033" DrawAspect="Content" ObjectID="_1725903688" r:id="rId236"/>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FF5045" w:rsidP="00D51E87">
            <w:pPr>
              <w:spacing w:before="60" w:line="360" w:lineRule="auto"/>
              <w:ind w:left="-110" w:right="-196" w:firstLine="110"/>
              <w:jc w:val="center"/>
              <w:rPr>
                <w:sz w:val="20"/>
              </w:rPr>
            </w:pPr>
            <w:r w:rsidRPr="00C752A7">
              <w:rPr>
                <w:noProof/>
                <w:position w:val="-12"/>
              </w:rPr>
              <w:object w:dxaOrig="580" w:dyaOrig="360" w14:anchorId="5D1812DB">
                <v:shape id="_x0000_i1032" type="#_x0000_t75" alt="" style="width:28.8pt;height:18.2pt;mso-width-percent:0;mso-height-percent:0;mso-width-percent:0;mso-height-percent:0" o:ole="">
                  <v:imagedata r:id="rId237" o:title=""/>
                </v:shape>
                <o:OLEObject Type="Embed" ProgID="Equation.DSMT4" ShapeID="_x0000_i1032" DrawAspect="Content" ObjectID="_1725903689" r:id="rId238"/>
              </w:object>
            </w:r>
          </w:p>
        </w:tc>
        <w:tc>
          <w:tcPr>
            <w:tcW w:w="1592" w:type="pct"/>
            <w:tcBorders>
              <w:top w:val="nil"/>
              <w:bottom w:val="nil"/>
            </w:tcBorders>
          </w:tcPr>
          <w:p w14:paraId="6BF872D7" w14:textId="77777777" w:rsidR="00651B54" w:rsidRPr="007D5F25" w:rsidRDefault="00651B54" w:rsidP="00D51E87">
            <w:pPr>
              <w:spacing w:before="60" w:line="360" w:lineRule="auto"/>
              <w:ind w:firstLine="0"/>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ind w:firstLine="0"/>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FF5045" w:rsidP="00D51E87">
            <w:pPr>
              <w:spacing w:before="60" w:line="360" w:lineRule="auto"/>
              <w:ind w:left="-110" w:right="-196" w:firstLine="110"/>
              <w:jc w:val="center"/>
              <w:rPr>
                <w:sz w:val="20"/>
              </w:rPr>
            </w:pPr>
            <w:r w:rsidRPr="00C752A7">
              <w:rPr>
                <w:noProof/>
                <w:position w:val="-14"/>
              </w:rPr>
              <w:object w:dxaOrig="340" w:dyaOrig="380" w14:anchorId="6B2224FE">
                <v:shape id="_x0000_i1031" type="#_x0000_t75" alt="" style="width:17.45pt;height:18.95pt;mso-width-percent:0;mso-height-percent:0;mso-width-percent:0;mso-height-percent:0" o:ole="">
                  <v:imagedata r:id="rId239" o:title=""/>
                </v:shape>
                <o:OLEObject Type="Embed" ProgID="Equation.DSMT4" ShapeID="_x0000_i1031" DrawAspect="Content" ObjectID="_1725903690" r:id="rId240"/>
              </w:object>
            </w:r>
          </w:p>
        </w:tc>
        <w:tc>
          <w:tcPr>
            <w:tcW w:w="1592" w:type="pct"/>
            <w:tcBorders>
              <w:top w:val="nil"/>
              <w:bottom w:val="single" w:sz="4" w:space="0" w:color="auto"/>
            </w:tcBorders>
          </w:tcPr>
          <w:p w14:paraId="33DC7C22" w14:textId="15F689AD" w:rsidR="00651B54" w:rsidRPr="007D5F25" w:rsidRDefault="00FF5045" w:rsidP="00D51E87">
            <w:pPr>
              <w:spacing w:before="60" w:line="360" w:lineRule="auto"/>
              <w:ind w:firstLine="0"/>
              <w:jc w:val="center"/>
              <w:rPr>
                <w:sz w:val="20"/>
              </w:rPr>
            </w:pPr>
            <w:r w:rsidRPr="00025957">
              <w:rPr>
                <w:noProof/>
                <w:position w:val="-4"/>
              </w:rPr>
              <w:object w:dxaOrig="260" w:dyaOrig="200" w14:anchorId="1896EDA7">
                <v:shape id="_x0000_i1030" type="#_x0000_t75" alt="" style="width:12.9pt;height:9.85pt;mso-width-percent:0;mso-height-percent:0;mso-width-percent:0;mso-height-percent:0" o:ole="">
                  <v:imagedata r:id="rId241" o:title=""/>
                </v:shape>
                <o:OLEObject Type="Embed" ProgID="Equation.DSMT4" ShapeID="_x0000_i1030" DrawAspect="Content" ObjectID="_1725903691" r:id="rId242"/>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0353AD7D" w14:textId="2A2C9B1C" w:rsidR="007D37C1" w:rsidRDefault="007D37C1" w:rsidP="00370921">
      <w:pPr>
        <w:ind w:firstLine="0"/>
        <w:rPr>
          <w:lang w:val="x-none"/>
        </w:rPr>
      </w:pPr>
    </w:p>
    <w:p w14:paraId="6DE472B7" w14:textId="3FCC29FB" w:rsidR="00300251" w:rsidRDefault="00300251" w:rsidP="00300251">
      <w:pPr>
        <w:ind w:firstLine="0"/>
        <w:rPr>
          <w:lang w:val="x-none"/>
        </w:rPr>
      </w:pPr>
    </w:p>
    <w:p w14:paraId="1673494B" w14:textId="5FCF842E" w:rsidR="00AA10D0" w:rsidRDefault="00AA10D0" w:rsidP="00300251">
      <w:pPr>
        <w:ind w:firstLine="0"/>
        <w:rPr>
          <w:lang w:val="x-none"/>
        </w:rPr>
      </w:pPr>
    </w:p>
    <w:p w14:paraId="370ED2EB" w14:textId="767DB51F" w:rsidR="00AA10D0" w:rsidRDefault="00AA10D0" w:rsidP="00300251">
      <w:pPr>
        <w:ind w:firstLine="0"/>
        <w:rPr>
          <w:lang w:val="x-none"/>
        </w:rPr>
      </w:pPr>
    </w:p>
    <w:p w14:paraId="4F9A4AE4" w14:textId="77777777" w:rsidR="00AA10D0" w:rsidRDefault="00AA10D0" w:rsidP="00300251">
      <w:pPr>
        <w:ind w:firstLine="0"/>
        <w:rPr>
          <w:lang w:val="x-none"/>
        </w:rPr>
      </w:pPr>
    </w:p>
    <w:p w14:paraId="5AF8EFEB" w14:textId="4FD015F0" w:rsidR="00300251" w:rsidRPr="007856EE" w:rsidRDefault="00300251" w:rsidP="00300251">
      <w:pPr>
        <w:pStyle w:val="tablecaption"/>
        <w:rPr>
          <w:sz w:val="22"/>
          <w:szCs w:val="22"/>
        </w:rPr>
      </w:pPr>
      <w:bookmarkStart w:id="99"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2</w:t>
      </w:r>
      <w:r w:rsidRPr="007856EE">
        <w:rPr>
          <w:b/>
          <w:bCs/>
          <w:noProof/>
          <w:sz w:val="22"/>
          <w:szCs w:val="22"/>
        </w:rPr>
        <w:fldChar w:fldCharType="end"/>
      </w:r>
      <w:bookmarkEnd w:id="99"/>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09"/>
        <w:gridCol w:w="1844"/>
        <w:gridCol w:w="4112"/>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ind w:firstLine="0"/>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ind w:firstLine="0"/>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FF5045" w:rsidP="00D51E87">
            <w:pPr>
              <w:spacing w:before="60" w:line="360" w:lineRule="auto"/>
              <w:ind w:firstLine="0"/>
              <w:jc w:val="center"/>
              <w:rPr>
                <w:sz w:val="20"/>
              </w:rPr>
            </w:pPr>
            <w:r w:rsidRPr="00C752A7">
              <w:rPr>
                <w:noProof/>
                <w:position w:val="-12"/>
              </w:rPr>
              <w:object w:dxaOrig="460" w:dyaOrig="360" w14:anchorId="72E09F07">
                <v:shape id="_x0000_i1029" type="#_x0000_t75" alt="" style="width:22.75pt;height:18.2pt;mso-width-percent:0;mso-height-percent:0;mso-width-percent:0;mso-height-percent:0" o:ole="">
                  <v:imagedata r:id="rId243" o:title=""/>
                </v:shape>
                <o:OLEObject Type="Embed" ProgID="Equation.DSMT4" ShapeID="_x0000_i1029" DrawAspect="Content" ObjectID="_1725903692" r:id="rId244"/>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ind w:firstLine="0"/>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FF5045" w:rsidP="00D51E87">
            <w:pPr>
              <w:spacing w:before="60" w:line="360" w:lineRule="auto"/>
              <w:ind w:firstLine="0"/>
              <w:jc w:val="center"/>
              <w:rPr>
                <w:sz w:val="20"/>
              </w:rPr>
            </w:pPr>
            <w:r w:rsidRPr="00C752A7">
              <w:rPr>
                <w:noProof/>
                <w:position w:val="-14"/>
              </w:rPr>
              <w:object w:dxaOrig="540" w:dyaOrig="380" w14:anchorId="299F0326">
                <v:shape id="_x0000_i1028" type="#_x0000_t75" alt="" style="width:27.3pt;height:18.95pt;mso-width-percent:0;mso-height-percent:0;mso-width-percent:0;mso-height-percent:0" o:ole="">
                  <v:imagedata r:id="rId245" o:title=""/>
                </v:shape>
                <o:OLEObject Type="Embed" ProgID="Equation.DSMT4" ShapeID="_x0000_i1028" DrawAspect="Content" ObjectID="_1725903693" r:id="rId246"/>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ind w:firstLine="0"/>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FF5045" w:rsidP="00D51E87">
            <w:pPr>
              <w:spacing w:before="60" w:line="360" w:lineRule="auto"/>
              <w:ind w:firstLine="0"/>
              <w:jc w:val="center"/>
              <w:rPr>
                <w:sz w:val="20"/>
              </w:rPr>
            </w:pPr>
            <w:r w:rsidRPr="00C752A7">
              <w:rPr>
                <w:noProof/>
                <w:position w:val="-14"/>
              </w:rPr>
              <w:object w:dxaOrig="499" w:dyaOrig="380" w14:anchorId="0AB4D07C">
                <v:shape id="_x0000_i1027" type="#_x0000_t75" alt="" style="width:24.25pt;height:18.95pt;mso-width-percent:0;mso-height-percent:0;mso-width-percent:0;mso-height-percent:0" o:ole="">
                  <v:imagedata r:id="rId247" o:title=""/>
                </v:shape>
                <o:OLEObject Type="Embed" ProgID="Equation.DSMT4" ShapeID="_x0000_i1027" DrawAspect="Content" ObjectID="_1725903694" r:id="rId248"/>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ind w:firstLine="0"/>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FF5045" w:rsidP="00D51E87">
            <w:pPr>
              <w:spacing w:before="60" w:line="360" w:lineRule="auto"/>
              <w:ind w:firstLine="0"/>
              <w:jc w:val="center"/>
              <w:rPr>
                <w:sz w:val="20"/>
              </w:rPr>
            </w:pPr>
            <w:r w:rsidRPr="00025957">
              <w:rPr>
                <w:noProof/>
                <w:position w:val="-4"/>
              </w:rPr>
              <w:object w:dxaOrig="260" w:dyaOrig="240" w14:anchorId="6912712B">
                <v:shape id="_x0000_i1026" type="#_x0000_t75" alt="" style="width:12.9pt;height:12.15pt;mso-width-percent:0;mso-height-percent:0;mso-width-percent:0;mso-height-percent:0" o:ole="">
                  <v:imagedata r:id="rId249" o:title=""/>
                </v:shape>
                <o:OLEObject Type="Embed" ProgID="Equation.DSMT4" ShapeID="_x0000_i1026" DrawAspect="Content" ObjectID="_1725903695" r:id="rId250"/>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FF5045" w:rsidP="00D51E87">
            <w:pPr>
              <w:spacing w:before="60" w:line="360" w:lineRule="auto"/>
              <w:ind w:firstLine="0"/>
              <w:jc w:val="center"/>
              <w:rPr>
                <w:sz w:val="20"/>
              </w:rPr>
            </w:pPr>
            <w:r w:rsidRPr="00C752A7">
              <w:rPr>
                <w:noProof/>
                <w:position w:val="-12"/>
              </w:rPr>
              <w:object w:dxaOrig="340" w:dyaOrig="360" w14:anchorId="6CBE846D">
                <v:shape id="_x0000_i1025" type="#_x0000_t75" alt="" style="width:17.45pt;height:18.2pt;mso-width-percent:0;mso-height-percent:0;mso-width-percent:0;mso-height-percent:0" o:ole="">
                  <v:imagedata r:id="rId251" o:title=""/>
                </v:shape>
                <o:OLEObject Type="Embed" ProgID="Equation.DSMT4" ShapeID="_x0000_i1025" DrawAspect="Content" ObjectID="_1725903696" r:id="rId252"/>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ind w:firstLine="0"/>
        <w:rPr>
          <w:lang w:val="x-none"/>
        </w:rPr>
      </w:pPr>
    </w:p>
    <w:p w14:paraId="2FD5E41B" w14:textId="77777777" w:rsidR="003917F2" w:rsidRDefault="003917F2" w:rsidP="00370921">
      <w:pPr>
        <w:ind w:firstLine="0"/>
        <w:rPr>
          <w:lang w:val="x-none"/>
        </w:rPr>
      </w:pP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ind w:firstLine="0"/>
        <w:rPr>
          <w:lang w:val="x-none"/>
        </w:rPr>
      </w:pPr>
    </w:p>
    <w:p w14:paraId="4B0A61E8" w14:textId="445E19AB" w:rsidR="005A60E3" w:rsidRPr="005A60E3" w:rsidRDefault="005A60E3" w:rsidP="005A60E3">
      <w:pPr>
        <w:ind w:firstLine="0"/>
        <w:rPr>
          <w:lang w:val="x-none"/>
        </w:rPr>
      </w:pPr>
      <w:r w:rsidRPr="005A60E3">
        <w:rPr>
          <w:lang w:val="x-none"/>
        </w:rPr>
        <w:lastRenderedPageBreak/>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ind w:firstLine="0"/>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ind w:firstLine="0"/>
        <w:rPr>
          <w:lang w:val="x-none"/>
        </w:rPr>
      </w:pPr>
    </w:p>
    <w:p w14:paraId="184B2AE1" w14:textId="5FED3AE5" w:rsidR="003917F2" w:rsidRDefault="00506E0C" w:rsidP="003917F2">
      <w:pPr>
        <w:ind w:firstLine="0"/>
        <w:jc w:val="center"/>
        <w:rPr>
          <w:lang w:val="x-none"/>
        </w:rPr>
      </w:pPr>
      <w:r>
        <w:rPr>
          <w:noProof/>
          <w:lang w:eastAsia="en-US"/>
        </w:rPr>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lang w:eastAsia="en-US"/>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ind w:firstLine="0"/>
              <w:jc w:val="right"/>
              <w:rPr>
                <w:szCs w:val="24"/>
              </w:rPr>
            </w:pPr>
            <w:r w:rsidRPr="00C9276E">
              <w:rPr>
                <w:szCs w:val="24"/>
              </w:rPr>
              <w:t>(a)</w:t>
            </w:r>
          </w:p>
        </w:tc>
        <w:tc>
          <w:tcPr>
            <w:tcW w:w="4050" w:type="dxa"/>
          </w:tcPr>
          <w:p w14:paraId="5EE45CBE" w14:textId="3AA3D6B0" w:rsidR="003917F2" w:rsidRPr="00C9276E" w:rsidRDefault="003917F2" w:rsidP="00506E0C">
            <w:pPr>
              <w:ind w:firstLine="0"/>
              <w:rPr>
                <w:szCs w:val="24"/>
              </w:rPr>
            </w:pPr>
          </w:p>
        </w:tc>
      </w:tr>
    </w:tbl>
    <w:p w14:paraId="5824467D" w14:textId="77777777" w:rsidR="003917F2" w:rsidRDefault="003917F2" w:rsidP="003917F2">
      <w:pPr>
        <w:ind w:firstLine="0"/>
        <w:rPr>
          <w:lang w:val="x-none"/>
        </w:rPr>
      </w:pPr>
    </w:p>
    <w:p w14:paraId="56534874" w14:textId="2F69C69B" w:rsidR="003917F2" w:rsidRDefault="00506E0C" w:rsidP="003917F2">
      <w:pPr>
        <w:ind w:firstLine="0"/>
        <w:jc w:val="center"/>
        <w:rPr>
          <w:lang w:val="x-none"/>
        </w:rPr>
      </w:pPr>
      <w:r>
        <w:rPr>
          <w:noProof/>
          <w:lang w:eastAsia="en-US"/>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lang w:eastAsia="en-US"/>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56"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pPr>
              <w:ind w:firstLine="0"/>
              <w:rPr>
                <w:szCs w:val="24"/>
              </w:rPr>
            </w:pPr>
          </w:p>
        </w:tc>
        <w:tc>
          <w:tcPr>
            <w:tcW w:w="4050" w:type="dxa"/>
          </w:tcPr>
          <w:p w14:paraId="0F95FEA4" w14:textId="052D9361" w:rsidR="00506E0C" w:rsidRPr="00C9276E" w:rsidRDefault="00506E0C" w:rsidP="00506E0C">
            <w:pPr>
              <w:ind w:firstLine="0"/>
              <w:jc w:val="center"/>
              <w:rPr>
                <w:szCs w:val="24"/>
              </w:rPr>
            </w:pPr>
            <w:r w:rsidRPr="00C9276E">
              <w:rPr>
                <w:szCs w:val="24"/>
              </w:rPr>
              <w:t>(</w:t>
            </w:r>
            <w:r>
              <w:rPr>
                <w:szCs w:val="24"/>
              </w:rPr>
              <w:t>b</w:t>
            </w:r>
            <w:r w:rsidRPr="00C9276E">
              <w:rPr>
                <w:szCs w:val="24"/>
              </w:rPr>
              <w:t>)</w:t>
            </w:r>
          </w:p>
        </w:tc>
        <w:tc>
          <w:tcPr>
            <w:tcW w:w="4050" w:type="dxa"/>
          </w:tcPr>
          <w:p w14:paraId="0856A2C9" w14:textId="77777777" w:rsidR="00506E0C" w:rsidRPr="00C9276E" w:rsidRDefault="00506E0C" w:rsidP="00506E0C">
            <w:pPr>
              <w:ind w:firstLine="0"/>
              <w:rPr>
                <w:szCs w:val="24"/>
              </w:rPr>
            </w:pPr>
          </w:p>
        </w:tc>
        <w:tc>
          <w:tcPr>
            <w:tcW w:w="4050" w:type="dxa"/>
          </w:tcPr>
          <w:p w14:paraId="3FA0F0D0" w14:textId="35AED7B5" w:rsidR="00506E0C" w:rsidRPr="00C9276E" w:rsidRDefault="00506E0C" w:rsidP="00506E0C">
            <w:pPr>
              <w:ind w:firstLine="0"/>
              <w:rPr>
                <w:szCs w:val="24"/>
              </w:rPr>
            </w:pPr>
          </w:p>
        </w:tc>
      </w:tr>
    </w:tbl>
    <w:p w14:paraId="6D1C8A1F" w14:textId="77777777" w:rsidR="003917F2" w:rsidRDefault="003917F2" w:rsidP="003917F2">
      <w:pPr>
        <w:ind w:firstLine="0"/>
        <w:rPr>
          <w:lang w:val="x-none"/>
        </w:rPr>
      </w:pPr>
    </w:p>
    <w:p w14:paraId="03D90605" w14:textId="57761855" w:rsidR="003917F2" w:rsidRDefault="003917F2" w:rsidP="003917F2">
      <w:pPr>
        <w:ind w:firstLine="0"/>
        <w:jc w:val="center"/>
        <w:rPr>
          <w:lang w:val="x-none"/>
        </w:rPr>
      </w:pPr>
      <w:r>
        <w:rPr>
          <w:noProof/>
          <w:lang w:eastAsia="en-US"/>
        </w:rPr>
        <w:lastRenderedPageBreak/>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57"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lang w:eastAsia="en-US"/>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58"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ind w:firstLine="0"/>
              <w:jc w:val="center"/>
              <w:rPr>
                <w:szCs w:val="24"/>
              </w:rPr>
            </w:pPr>
            <w:r w:rsidRPr="00C9276E">
              <w:rPr>
                <w:szCs w:val="24"/>
              </w:rPr>
              <w:t>(</w:t>
            </w:r>
            <w:r>
              <w:rPr>
                <w:szCs w:val="24"/>
              </w:rPr>
              <w:t>c</w:t>
            </w:r>
            <w:r w:rsidRPr="00C9276E">
              <w:rPr>
                <w:szCs w:val="24"/>
              </w:rPr>
              <w:t>)</w:t>
            </w:r>
          </w:p>
        </w:tc>
        <w:tc>
          <w:tcPr>
            <w:tcW w:w="4050" w:type="dxa"/>
          </w:tcPr>
          <w:p w14:paraId="51FEA552" w14:textId="68048244" w:rsidR="00506E0C" w:rsidRPr="00C9276E" w:rsidRDefault="00506E0C" w:rsidP="00506E0C">
            <w:pPr>
              <w:ind w:firstLine="0"/>
              <w:jc w:val="center"/>
              <w:rPr>
                <w:szCs w:val="24"/>
              </w:rPr>
            </w:pPr>
          </w:p>
        </w:tc>
      </w:tr>
    </w:tbl>
    <w:p w14:paraId="12948515" w14:textId="3179ACF4" w:rsidR="00506E0C" w:rsidRDefault="00506E0C" w:rsidP="00506E0C">
      <w:pPr>
        <w:pStyle w:val="InPicture"/>
        <w:bidi w:val="0"/>
        <w:ind w:left="-113" w:right="-57"/>
      </w:pPr>
      <w:bookmarkStart w:id="100"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4</w:t>
      </w:r>
      <w:r w:rsidRPr="007D5F25">
        <w:rPr>
          <w:b/>
          <w:bCs/>
        </w:rPr>
        <w:fldChar w:fldCharType="end"/>
      </w:r>
      <w:bookmarkEnd w:id="100"/>
      <w:r w:rsidRPr="007D5F25">
        <w:rPr>
          <w:b/>
          <w:bCs/>
        </w:rPr>
        <w:t>.</w:t>
      </w:r>
      <w:r w:rsidRPr="007D5F25">
        <w:t xml:space="preserve"> </w:t>
      </w:r>
      <w:r w:rsidRPr="00506E0C">
        <w:t>Performance of the LQIR-DG controller (a) roll angle (b) pitch angle (c) yaw angle</w:t>
      </w:r>
    </w:p>
    <w:p w14:paraId="6890608C" w14:textId="7C55913C" w:rsidR="003917F2" w:rsidRDefault="003917F2" w:rsidP="003917F2">
      <w:pPr>
        <w:ind w:firstLine="0"/>
        <w:jc w:val="center"/>
        <w:rPr>
          <w:lang w:val="x-none"/>
        </w:rPr>
      </w:pPr>
    </w:p>
    <w:p w14:paraId="79B1B423" w14:textId="3158A0F8" w:rsidR="00506E0C" w:rsidRDefault="00506E0C" w:rsidP="003917F2">
      <w:pPr>
        <w:ind w:firstLine="0"/>
        <w:jc w:val="center"/>
        <w:rPr>
          <w:lang w:val="x-none"/>
        </w:rPr>
      </w:pPr>
    </w:p>
    <w:p w14:paraId="3024267B" w14:textId="126CEAEA" w:rsidR="00506E0C" w:rsidRDefault="00506E0C" w:rsidP="003917F2">
      <w:pPr>
        <w:ind w:firstLine="0"/>
        <w:jc w:val="center"/>
        <w:rPr>
          <w:lang w:val="x-none"/>
        </w:rPr>
      </w:pPr>
      <w:r>
        <w:rPr>
          <w:noProof/>
          <w:lang w:eastAsia="en-US"/>
        </w:rPr>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lang w:eastAsia="en-US"/>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60"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lang w:eastAsia="en-US"/>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261"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lang w:eastAsia="en-US"/>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262"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3FEF3E96" w:rsidR="00506E0C" w:rsidRDefault="00506E0C" w:rsidP="00506E0C">
      <w:pPr>
        <w:pStyle w:val="InPicture"/>
        <w:bidi w:val="0"/>
        <w:ind w:left="-113" w:right="-57"/>
      </w:pPr>
      <w:bookmarkStart w:id="101"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5</w:t>
      </w:r>
      <w:r w:rsidRPr="007D5F25">
        <w:rPr>
          <w:b/>
          <w:bCs/>
        </w:rPr>
        <w:fldChar w:fldCharType="end"/>
      </w:r>
      <w:bookmarkEnd w:id="101"/>
      <w:r w:rsidRPr="007D5F25">
        <w:rPr>
          <w:b/>
          <w:bCs/>
        </w:rPr>
        <w:t>.</w:t>
      </w:r>
      <w:r w:rsidRPr="007D5F25">
        <w:t xml:space="preserve"> </w:t>
      </w:r>
      <w:r w:rsidR="00377017" w:rsidRPr="00377017">
        <w:t>Time history of angular velocity commands</w:t>
      </w:r>
    </w:p>
    <w:p w14:paraId="706746CE" w14:textId="45144E3D" w:rsidR="00506E0C" w:rsidRDefault="00506E0C" w:rsidP="003917F2">
      <w:pPr>
        <w:ind w:firstLine="0"/>
        <w:jc w:val="center"/>
        <w:rPr>
          <w:lang w:val="x-none"/>
        </w:rPr>
      </w:pPr>
    </w:p>
    <w:p w14:paraId="3A5181E1" w14:textId="77777777" w:rsidR="00506E0C" w:rsidRDefault="00506E0C" w:rsidP="00377017">
      <w:pPr>
        <w:ind w:firstLine="0"/>
        <w:rPr>
          <w:lang w:val="x-none"/>
        </w:rPr>
      </w:pPr>
    </w:p>
    <w:p w14:paraId="6995BE51" w14:textId="30B32C07" w:rsidR="005A60E3" w:rsidRDefault="005A60E3" w:rsidP="005A60E3">
      <w:pPr>
        <w:ind w:firstLine="0"/>
        <w:rPr>
          <w:lang w:val="x-none"/>
        </w:rPr>
      </w:pPr>
    </w:p>
    <w:p w14:paraId="4E61EDE9" w14:textId="1B640CF4" w:rsidR="005A60E3" w:rsidRPr="005A60E3" w:rsidRDefault="005A60E3" w:rsidP="005A60E3">
      <w:pPr>
        <w:pStyle w:val="heading2"/>
      </w:pPr>
      <w:r w:rsidRPr="005A60E3">
        <w:lastRenderedPageBreak/>
        <w:t>Comparison with LQR</w:t>
      </w:r>
    </w:p>
    <w:p w14:paraId="2BE921D2" w14:textId="39956841" w:rsidR="00B24260" w:rsidRDefault="005A60E3" w:rsidP="00377017">
      <w:pPr>
        <w:ind w:firstLine="0"/>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6</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ind w:firstLine="0"/>
        <w:rPr>
          <w:lang w:val="x-none"/>
        </w:rPr>
      </w:pPr>
      <w:r>
        <w:rPr>
          <w:noProof/>
          <w:lang w:eastAsia="en-US"/>
        </w:rPr>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172C2DE" w:rsidR="00377017" w:rsidRDefault="00377017" w:rsidP="00377017">
      <w:pPr>
        <w:pStyle w:val="InPicture"/>
        <w:bidi w:val="0"/>
        <w:ind w:left="-113" w:right="-57"/>
      </w:pPr>
      <w:bookmarkStart w:id="102"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6</w:t>
      </w:r>
      <w:r w:rsidRPr="007D5F25">
        <w:rPr>
          <w:b/>
          <w:bCs/>
        </w:rPr>
        <w:fldChar w:fldCharType="end"/>
      </w:r>
      <w:bookmarkEnd w:id="102"/>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ind w:firstLine="0"/>
        <w:rPr>
          <w:lang w:val="x-none"/>
        </w:rPr>
      </w:pPr>
    </w:p>
    <w:p w14:paraId="41FE62DA" w14:textId="27104864" w:rsidR="005A60E3" w:rsidRPr="005A60E3" w:rsidRDefault="005A60E3" w:rsidP="00927D4F">
      <w:pPr>
        <w:pStyle w:val="heading1"/>
      </w:pPr>
      <w:bookmarkStart w:id="103" w:name="_Ref115182046"/>
      <w:r w:rsidRPr="005A60E3">
        <w:t>Conclusion</w:t>
      </w:r>
      <w:bookmarkEnd w:id="103"/>
    </w:p>
    <w:p w14:paraId="2147E7B3" w14:textId="7CCD106E" w:rsidR="007D37C1" w:rsidRDefault="005A60E3" w:rsidP="007C470C">
      <w:pPr>
        <w:ind w:firstLine="0"/>
        <w:rPr>
          <w:lang w:val="x-none"/>
        </w:rPr>
      </w:pPr>
      <w:r w:rsidRPr="005A60E3">
        <w:rPr>
          <w:lang w:val="x-none"/>
        </w:rPr>
        <w:t xml:space="preserve">In this study, a linear quadratic with integral action based on the differential game theory, called LQIR-DG, was implemented for level attitude control in an experimental setup of a quadrotor. </w:t>
      </w:r>
      <w:r w:rsidRPr="005A60E3">
        <w:rPr>
          <w:lang w:val="x-none"/>
        </w:rPr>
        <w:lastRenderedPageBreak/>
        <w:t>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4B205004" w14:textId="77777777" w:rsidR="007E0271" w:rsidRDefault="007C470C" w:rsidP="007E0271">
              <w:pPr>
                <w:pStyle w:val="Bibliography"/>
                <w:ind w:left="720" w:hanging="720"/>
                <w:rPr>
                  <w:noProof/>
                  <w:szCs w:val="24"/>
                </w:rPr>
              </w:pPr>
              <w:r>
                <w:fldChar w:fldCharType="begin"/>
              </w:r>
              <w:r>
                <w:instrText xml:space="preserve"> BIBLIOGRAPHY </w:instrText>
              </w:r>
              <w:r>
                <w:fldChar w:fldCharType="separate"/>
              </w:r>
              <w:r w:rsidR="007E0271">
                <w:rPr>
                  <w:noProof/>
                </w:rPr>
                <w:t xml:space="preserve">H. Bolandi, M. R. (2013). Attitude Control of a Quadrotor with Optimized PID Controller. </w:t>
              </w:r>
              <w:r w:rsidR="007E0271">
                <w:rPr>
                  <w:i/>
                  <w:iCs/>
                  <w:noProof/>
                </w:rPr>
                <w:t>Intelligent Control and Automation, 4</w:t>
              </w:r>
              <w:r w:rsidR="007E0271">
                <w:rPr>
                  <w:noProof/>
                </w:rPr>
                <w:t>, 335-342.</w:t>
              </w:r>
            </w:p>
            <w:p w14:paraId="31AA7BCD" w14:textId="77777777" w:rsidR="007E0271" w:rsidRDefault="007E0271" w:rsidP="007E0271">
              <w:pPr>
                <w:pStyle w:val="Bibliography"/>
                <w:ind w:left="720" w:hanging="720"/>
                <w:rPr>
                  <w:noProof/>
                  <w:lang w:val="en-IR"/>
                </w:rPr>
              </w:pPr>
              <w:r>
                <w:rPr>
                  <w:noProof/>
                </w:rPr>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745C3E50" w14:textId="77777777" w:rsidR="007E0271" w:rsidRDefault="007E0271" w:rsidP="007E027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11CF70E9" w14:textId="77777777" w:rsidR="007E0271" w:rsidRDefault="007E0271" w:rsidP="007E0271">
              <w:pPr>
                <w:pStyle w:val="Bibliography"/>
                <w:ind w:left="720" w:hanging="720"/>
                <w:rPr>
                  <w:noProof/>
                </w:rPr>
              </w:pPr>
              <w:r>
                <w:rPr>
                  <w:noProof/>
                </w:rPr>
                <w:t>Iterative Learning Sliding Mode Control for UAV Trajectory Tracking2021</w:t>
              </w:r>
              <w:r>
                <w:rPr>
                  <w:i/>
                  <w:iCs/>
                  <w:noProof/>
                </w:rPr>
                <w:t>Electronics10</w:t>
              </w:r>
            </w:p>
            <w:p w14:paraId="5E2B5935" w14:textId="77777777" w:rsidR="007E0271" w:rsidRDefault="007E0271" w:rsidP="007E027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400A39CB" w14:textId="77777777" w:rsidR="007E0271" w:rsidRDefault="007E0271" w:rsidP="007E0271">
              <w:pPr>
                <w:pStyle w:val="Bibliography"/>
                <w:ind w:left="720" w:hanging="720"/>
                <w:rPr>
                  <w:noProof/>
                </w:rPr>
              </w:pPr>
              <w:r>
                <w:rPr>
                  <w:noProof/>
                </w:rPr>
                <w:t>Robust Quadrotor Control through Reinforcement Learning with Disturbance Compensation2021</w:t>
              </w:r>
              <w:r>
                <w:rPr>
                  <w:i/>
                  <w:iCs/>
                  <w:noProof/>
                </w:rPr>
                <w:t>Applied Sciences11</w:t>
              </w:r>
            </w:p>
            <w:p w14:paraId="6357FE08" w14:textId="77777777" w:rsidR="007E0271" w:rsidRDefault="007E0271" w:rsidP="007E0271">
              <w:pPr>
                <w:pStyle w:val="Bibliography"/>
                <w:ind w:left="720" w:hanging="720"/>
                <w:rPr>
                  <w:noProof/>
                </w:rPr>
              </w:pPr>
              <w:r>
                <w:rPr>
                  <w:noProof/>
                </w:rPr>
                <w:lastRenderedPageBreak/>
                <w:t>Online PID Self-Tuning using an Evolutionary Swarm Algorithm with Experimental Quadrotor Flight Results2013</w:t>
              </w:r>
              <w:r>
                <w:rPr>
                  <w:i/>
                  <w:iCs/>
                  <w:noProof/>
                </w:rPr>
                <w:t>AIAA Guidance Navigation, and Control (GNC) Conference</w:t>
              </w:r>
            </w:p>
            <w:p w14:paraId="41B95837" w14:textId="77777777" w:rsidR="007E0271" w:rsidRDefault="007E0271" w:rsidP="007E027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7E7A119D" w14:textId="77777777" w:rsidR="007E0271" w:rsidRDefault="007E0271" w:rsidP="007E027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2C02B9DC" w14:textId="77777777" w:rsidR="007E0271" w:rsidRDefault="007E0271" w:rsidP="007E027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FA0F047" w14:textId="77777777" w:rsidR="007E0271" w:rsidRDefault="007E0271" w:rsidP="007E027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5C2EDF4F" w14:textId="77777777" w:rsidR="007E0271" w:rsidRDefault="007E0271" w:rsidP="007E0271">
              <w:pPr>
                <w:pStyle w:val="Bibliography"/>
                <w:ind w:left="720" w:hanging="720"/>
                <w:rPr>
                  <w:noProof/>
                </w:rPr>
              </w:pPr>
              <w:r>
                <w:rPr>
                  <w:noProof/>
                </w:rPr>
                <w:t>Linear Quadratic Games: An Overview2006</w:t>
              </w:r>
            </w:p>
            <w:p w14:paraId="0D39BBEF" w14:textId="77777777" w:rsidR="007E0271" w:rsidRDefault="007E0271" w:rsidP="007E027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7AEB7851" w14:textId="77777777" w:rsidR="007E0271" w:rsidRDefault="007E0271" w:rsidP="007E0271">
              <w:pPr>
                <w:pStyle w:val="Bibliography"/>
                <w:ind w:left="720" w:hanging="720"/>
                <w:rPr>
                  <w:noProof/>
                </w:rPr>
              </w:pPr>
              <w:r>
                <w:rPr>
                  <w:noProof/>
                </w:rPr>
                <w:t>Min-Max Robust Control in LQ-Differential Games2022</w:t>
              </w:r>
              <w:r>
                <w:rPr>
                  <w:i/>
                  <w:iCs/>
                  <w:noProof/>
                </w:rPr>
                <w:t>Dynamic Games and Applications</w:t>
              </w:r>
            </w:p>
            <w:p w14:paraId="3673B9FB" w14:textId="77777777" w:rsidR="007E0271" w:rsidRDefault="007E0271" w:rsidP="007E027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10B2A415" w14:textId="77777777" w:rsidR="007E0271" w:rsidRDefault="007E0271" w:rsidP="007E027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261E4B97" w14:textId="2870332D" w:rsidR="007C470C" w:rsidRDefault="007C470C" w:rsidP="007E0271">
              <w:r>
                <w:rPr>
                  <w:b/>
                  <w:bCs/>
                  <w:noProof/>
                </w:rPr>
                <w:fldChar w:fldCharType="end"/>
              </w:r>
            </w:p>
          </w:sdtContent>
        </w:sdt>
      </w:sdtContent>
    </w:sdt>
    <w:p w14:paraId="61FC553A" w14:textId="77777777" w:rsidR="007C470C" w:rsidRPr="007C470C" w:rsidRDefault="007C470C" w:rsidP="007C470C">
      <w:pPr>
        <w:ind w:firstLine="0"/>
        <w:rPr>
          <w:lang w:val="x-none"/>
        </w:rPr>
      </w:pPr>
    </w:p>
    <w:sectPr w:rsidR="007C470C" w:rsidRPr="007C470C" w:rsidSect="00111590">
      <w:footerReference w:type="even" r:id="rId264"/>
      <w:footerReference w:type="default" r:id="rId265"/>
      <w:headerReference w:type="first" r:id="rId266"/>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D673C" w14:textId="77777777" w:rsidR="00FF5045" w:rsidRDefault="00FF5045">
      <w:r>
        <w:separator/>
      </w:r>
    </w:p>
  </w:endnote>
  <w:endnote w:type="continuationSeparator" w:id="0">
    <w:p w14:paraId="2C0BB748" w14:textId="77777777" w:rsidR="00FF5045" w:rsidRDefault="00FF5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CD0A60">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CD0A60">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148CA" w14:textId="77777777" w:rsidR="00FF5045" w:rsidRDefault="00FF5045" w:rsidP="00895F20">
      <w:pPr>
        <w:ind w:firstLine="0"/>
      </w:pPr>
      <w:r>
        <w:separator/>
      </w:r>
    </w:p>
  </w:footnote>
  <w:footnote w:type="continuationSeparator" w:id="0">
    <w:p w14:paraId="413BE1F3" w14:textId="77777777" w:rsidR="00FF5045" w:rsidRDefault="00FF5045"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2122331889">
    <w:abstractNumId w:val="29"/>
  </w:num>
  <w:num w:numId="2" w16cid:durableId="662051226">
    <w:abstractNumId w:val="12"/>
  </w:num>
  <w:num w:numId="3" w16cid:durableId="641496689">
    <w:abstractNumId w:val="26"/>
  </w:num>
  <w:num w:numId="4" w16cid:durableId="1278607387">
    <w:abstractNumId w:val="28"/>
  </w:num>
  <w:num w:numId="5" w16cid:durableId="1232348116">
    <w:abstractNumId w:val="30"/>
  </w:num>
  <w:num w:numId="6" w16cid:durableId="1923290895">
    <w:abstractNumId w:val="23"/>
  </w:num>
  <w:num w:numId="7" w16cid:durableId="874347710">
    <w:abstractNumId w:val="9"/>
  </w:num>
  <w:num w:numId="8" w16cid:durableId="117190031">
    <w:abstractNumId w:val="28"/>
  </w:num>
  <w:num w:numId="9" w16cid:durableId="1806504672">
    <w:abstractNumId w:val="8"/>
  </w:num>
  <w:num w:numId="10" w16cid:durableId="2033065310">
    <w:abstractNumId w:val="30"/>
  </w:num>
  <w:num w:numId="11" w16cid:durableId="1412434517">
    <w:abstractNumId w:val="12"/>
  </w:num>
  <w:num w:numId="12" w16cid:durableId="868878249">
    <w:abstractNumId w:val="26"/>
  </w:num>
  <w:num w:numId="13" w16cid:durableId="1108962059">
    <w:abstractNumId w:val="17"/>
  </w:num>
  <w:num w:numId="14" w16cid:durableId="1344279382">
    <w:abstractNumId w:val="7"/>
  </w:num>
  <w:num w:numId="15" w16cid:durableId="690573201">
    <w:abstractNumId w:val="6"/>
  </w:num>
  <w:num w:numId="16" w16cid:durableId="1417705463">
    <w:abstractNumId w:val="5"/>
  </w:num>
  <w:num w:numId="17" w16cid:durableId="2101874440">
    <w:abstractNumId w:val="4"/>
  </w:num>
  <w:num w:numId="18" w16cid:durableId="460390836">
    <w:abstractNumId w:val="3"/>
  </w:num>
  <w:num w:numId="19" w16cid:durableId="1036930038">
    <w:abstractNumId w:val="2"/>
  </w:num>
  <w:num w:numId="20" w16cid:durableId="1705640826">
    <w:abstractNumId w:val="1"/>
  </w:num>
  <w:num w:numId="21" w16cid:durableId="599995706">
    <w:abstractNumId w:val="0"/>
  </w:num>
  <w:num w:numId="22" w16cid:durableId="1839029556">
    <w:abstractNumId w:val="14"/>
  </w:num>
  <w:num w:numId="23" w16cid:durableId="664624295">
    <w:abstractNumId w:val="15"/>
  </w:num>
  <w:num w:numId="24" w16cid:durableId="1760522629">
    <w:abstractNumId w:val="18"/>
  </w:num>
  <w:num w:numId="25" w16cid:durableId="2054622114">
    <w:abstractNumId w:val="24"/>
  </w:num>
  <w:num w:numId="26" w16cid:durableId="20936585">
    <w:abstractNumId w:val="21"/>
  </w:num>
  <w:num w:numId="27" w16cid:durableId="129716949">
    <w:abstractNumId w:val="27"/>
  </w:num>
  <w:num w:numId="28" w16cid:durableId="2011445826">
    <w:abstractNumId w:val="16"/>
  </w:num>
  <w:num w:numId="29" w16cid:durableId="643504074">
    <w:abstractNumId w:val="20"/>
  </w:num>
  <w:num w:numId="30" w16cid:durableId="534930202">
    <w:abstractNumId w:val="22"/>
  </w:num>
  <w:num w:numId="31" w16cid:durableId="1798598864">
    <w:abstractNumId w:val="10"/>
  </w:num>
  <w:num w:numId="32" w16cid:durableId="2031906315">
    <w:abstractNumId w:val="28"/>
  </w:num>
  <w:num w:numId="33" w16cid:durableId="402876407">
    <w:abstractNumId w:val="25"/>
  </w:num>
  <w:num w:numId="34" w16cid:durableId="128784990">
    <w:abstractNumId w:val="13"/>
  </w:num>
  <w:num w:numId="35" w16cid:durableId="1347366500">
    <w:abstractNumId w:val="19"/>
  </w:num>
  <w:num w:numId="36" w16cid:durableId="1484546340">
    <w:abstractNumId w:val="11"/>
  </w:num>
  <w:num w:numId="37" w16cid:durableId="535654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7411550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 Baniasad">
    <w15:presenceInfo w15:providerId="None" w15:userId="Ali Banias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B26"/>
    <w:rsid w:val="0017136E"/>
    <w:rsid w:val="001720F2"/>
    <w:rsid w:val="001724F5"/>
    <w:rsid w:val="00172752"/>
    <w:rsid w:val="00172A01"/>
    <w:rsid w:val="00172A1B"/>
    <w:rsid w:val="00172EE0"/>
    <w:rsid w:val="00173DCF"/>
    <w:rsid w:val="00174FE4"/>
    <w:rsid w:val="00175A84"/>
    <w:rsid w:val="00175C4E"/>
    <w:rsid w:val="00175CEF"/>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6FC"/>
    <w:rsid w:val="00220E13"/>
    <w:rsid w:val="0022139A"/>
    <w:rsid w:val="002224E1"/>
    <w:rsid w:val="0022284B"/>
    <w:rsid w:val="002230FD"/>
    <w:rsid w:val="002233E0"/>
    <w:rsid w:val="002236E3"/>
    <w:rsid w:val="002238E5"/>
    <w:rsid w:val="0022459C"/>
    <w:rsid w:val="0022605F"/>
    <w:rsid w:val="002260BE"/>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300251"/>
    <w:rsid w:val="00300EB0"/>
    <w:rsid w:val="003025D3"/>
    <w:rsid w:val="00302A60"/>
    <w:rsid w:val="00303015"/>
    <w:rsid w:val="00303CE8"/>
    <w:rsid w:val="003045D1"/>
    <w:rsid w:val="00304E81"/>
    <w:rsid w:val="00305345"/>
    <w:rsid w:val="00305387"/>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1063"/>
    <w:rsid w:val="003713C3"/>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1F7"/>
    <w:rsid w:val="003D0AA7"/>
    <w:rsid w:val="003D19FB"/>
    <w:rsid w:val="003D1B28"/>
    <w:rsid w:val="003D2190"/>
    <w:rsid w:val="003D440D"/>
    <w:rsid w:val="003D560B"/>
    <w:rsid w:val="003D6980"/>
    <w:rsid w:val="003D6CE6"/>
    <w:rsid w:val="003D6DAC"/>
    <w:rsid w:val="003D7370"/>
    <w:rsid w:val="003E03C2"/>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209B"/>
    <w:rsid w:val="00B725D1"/>
    <w:rsid w:val="00B72D3E"/>
    <w:rsid w:val="00B73AAB"/>
    <w:rsid w:val="00B74CD6"/>
    <w:rsid w:val="00B74FB2"/>
    <w:rsid w:val="00B752BF"/>
    <w:rsid w:val="00B754A2"/>
    <w:rsid w:val="00B754D6"/>
    <w:rsid w:val="00B754DB"/>
    <w:rsid w:val="00B75A88"/>
    <w:rsid w:val="00B75B3E"/>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4247"/>
    <w:rsid w:val="00D046DD"/>
    <w:rsid w:val="00D04784"/>
    <w:rsid w:val="00D055FF"/>
    <w:rsid w:val="00D05ECD"/>
    <w:rsid w:val="00D06877"/>
    <w:rsid w:val="00D073CB"/>
    <w:rsid w:val="00D07DFB"/>
    <w:rsid w:val="00D10A7D"/>
    <w:rsid w:val="00D121F4"/>
    <w:rsid w:val="00D126CB"/>
    <w:rsid w:val="00D1349B"/>
    <w:rsid w:val="00D147F9"/>
    <w:rsid w:val="00D15237"/>
    <w:rsid w:val="00D15C89"/>
    <w:rsid w:val="00D166FD"/>
    <w:rsid w:val="00D16FD4"/>
    <w:rsid w:val="00D213FB"/>
    <w:rsid w:val="00D21907"/>
    <w:rsid w:val="00D21E42"/>
    <w:rsid w:val="00D22580"/>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62D6"/>
    <w:rsid w:val="00D86B73"/>
    <w:rsid w:val="00D86C30"/>
    <w:rsid w:val="00D87084"/>
    <w:rsid w:val="00D87891"/>
    <w:rsid w:val="00D91053"/>
    <w:rsid w:val="00D915BB"/>
    <w:rsid w:val="00D91B35"/>
    <w:rsid w:val="00D92577"/>
    <w:rsid w:val="00D9258C"/>
    <w:rsid w:val="00D926EC"/>
    <w:rsid w:val="00D93670"/>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1375"/>
    <w:rsid w:val="00DE2377"/>
    <w:rsid w:val="00DE2420"/>
    <w:rsid w:val="00DE24EA"/>
    <w:rsid w:val="00DE2DE3"/>
    <w:rsid w:val="00DE35CE"/>
    <w:rsid w:val="00DE38FE"/>
    <w:rsid w:val="00DE3A3E"/>
    <w:rsid w:val="00DE3E3A"/>
    <w:rsid w:val="00DE418B"/>
    <w:rsid w:val="00DE47CF"/>
    <w:rsid w:val="00DE530B"/>
    <w:rsid w:val="00DE7A6A"/>
    <w:rsid w:val="00DE7B95"/>
    <w:rsid w:val="00DF074D"/>
    <w:rsid w:val="00DF0B78"/>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69DD"/>
    <w:rsid w:val="00E46F15"/>
    <w:rsid w:val="00E4729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3E4"/>
    <w:rsid w:val="00E65910"/>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B54"/>
    <w:pPr>
      <w:overflowPunct w:val="0"/>
      <w:autoSpaceDE w:val="0"/>
      <w:autoSpaceDN w:val="0"/>
      <w:adjustRightInd w:val="0"/>
      <w:spacing w:line="480" w:lineRule="auto"/>
      <w:ind w:firstLine="230"/>
      <w:jc w:val="both"/>
      <w:textAlignment w:val="baseline"/>
    </w:pPr>
    <w:rPr>
      <w:rFonts w:ascii="Times New Roman" w:hAnsi="Times New Roman"/>
      <w:sz w:val="24"/>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ind w:firstLine="0"/>
      <w:outlineLvl w:val="3"/>
    </w:pPr>
    <w:rPr>
      <w:sz w:val="20"/>
      <w:lang w:val="x-none"/>
    </w:rPr>
  </w:style>
  <w:style w:type="paragraph" w:styleId="Heading5">
    <w:name w:val="heading 5"/>
    <w:basedOn w:val="Normal"/>
    <w:next w:val="Normal"/>
    <w:link w:val="Heading5Char"/>
    <w:qFormat/>
    <w:rsid w:val="00B17E0A"/>
    <w:pPr>
      <w:spacing w:before="240"/>
      <w:ind w:firstLine="0"/>
      <w:outlineLvl w:val="4"/>
    </w:pPr>
    <w:rPr>
      <w:sz w:val="20"/>
      <w:lang w:val="x-none"/>
    </w:rPr>
  </w:style>
  <w:style w:type="paragraph" w:styleId="Heading6">
    <w:name w:val="heading 6"/>
    <w:basedOn w:val="Normal"/>
    <w:next w:val="Normal"/>
    <w:link w:val="Heading6Char"/>
    <w:qFormat/>
    <w:rsid w:val="00B17E0A"/>
    <w:pPr>
      <w:spacing w:before="240"/>
      <w:ind w:firstLine="0"/>
      <w:outlineLvl w:val="5"/>
    </w:pPr>
    <w:rPr>
      <w:sz w:val="20"/>
      <w:lang w:val="x-none"/>
    </w:rPr>
  </w:style>
  <w:style w:type="paragraph" w:styleId="Heading7">
    <w:name w:val="heading 7"/>
    <w:basedOn w:val="Normal"/>
    <w:next w:val="Normal"/>
    <w:link w:val="Heading7Char"/>
    <w:qFormat/>
    <w:rsid w:val="00B17E0A"/>
    <w:pPr>
      <w:spacing w:before="240"/>
      <w:ind w:firstLine="0"/>
      <w:outlineLvl w:val="6"/>
    </w:pPr>
    <w:rPr>
      <w:sz w:val="20"/>
      <w:lang w:val="x-none"/>
    </w:rPr>
  </w:style>
  <w:style w:type="paragraph" w:styleId="Heading8">
    <w:name w:val="heading 8"/>
    <w:basedOn w:val="Normal"/>
    <w:next w:val="Normal"/>
    <w:link w:val="Heading8Char"/>
    <w:qFormat/>
    <w:rsid w:val="00B17E0A"/>
    <w:pPr>
      <w:spacing w:before="240"/>
      <w:ind w:firstLine="0"/>
      <w:outlineLvl w:val="7"/>
    </w:pPr>
    <w:rPr>
      <w:sz w:val="20"/>
      <w:lang w:val="x-none"/>
    </w:rPr>
  </w:style>
  <w:style w:type="paragraph" w:styleId="Heading9">
    <w:name w:val="heading 9"/>
    <w:basedOn w:val="Normal"/>
    <w:next w:val="Normal"/>
    <w:link w:val="Heading9Char"/>
    <w:qFormat/>
    <w:rsid w:val="00B17E0A"/>
    <w:pPr>
      <w:spacing w:before="240"/>
      <w:ind w:firstLine="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ind w:firstLine="0"/>
    </w:pPr>
    <w:rPr>
      <w:rFonts w:cs="Arial Unicode MS"/>
    </w:rPr>
  </w:style>
  <w:style w:type="paragraph" w:customStyle="1" w:styleId="figurecaption0">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ind w:firstLine="0"/>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overflowPunct/>
      <w:autoSpaceDE/>
      <w:autoSpaceDN/>
      <w:adjustRightInd/>
      <w:spacing w:before="60" w:line="240" w:lineRule="auto"/>
      <w:ind w:left="240" w:hanging="240"/>
      <w:jc w:val="left"/>
      <w:textAlignment w:val="auto"/>
    </w:pPr>
    <w:rPr>
      <w:sz w:val="18"/>
      <w:lang w:val="en-GB" w:eastAsia="en-US"/>
    </w:rPr>
  </w:style>
  <w:style w:type="paragraph" w:styleId="NormalWeb">
    <w:name w:val="Normal (Web)"/>
    <w:basedOn w:val="Normal"/>
    <w:uiPriority w:val="99"/>
    <w:rsid w:val="00002D0E"/>
    <w:pPr>
      <w:overflowPunct/>
      <w:autoSpaceDE/>
      <w:autoSpaceDN/>
      <w:adjustRightInd/>
      <w:spacing w:before="120" w:line="288" w:lineRule="auto"/>
      <w:ind w:firstLine="0"/>
      <w:jc w:val="lowKashida"/>
      <w:textAlignment w:val="auto"/>
    </w:pPr>
    <w:rPr>
      <w:color w:val="000000"/>
      <w:sz w:val="26"/>
      <w:szCs w:val="28"/>
      <w:lang w:eastAsia="en-US"/>
    </w:rPr>
  </w:style>
  <w:style w:type="paragraph" w:styleId="Caption">
    <w:name w:val="caption"/>
    <w:basedOn w:val="Normal"/>
    <w:next w:val="Normal"/>
    <w:rsid w:val="000006B8"/>
    <w:pPr>
      <w:spacing w:after="200" w:line="240" w:lineRule="auto"/>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overflowPunct/>
      <w:autoSpaceDE/>
      <w:autoSpaceDN/>
      <w:bidi/>
      <w:adjustRightInd/>
      <w:spacing w:before="120" w:line="288" w:lineRule="auto"/>
      <w:ind w:firstLine="0"/>
      <w:jc w:val="center"/>
      <w:textAlignment w:val="auto"/>
    </w:pPr>
    <w:rPr>
      <w:rFonts w:cs="B Nazanin"/>
      <w:szCs w:val="26"/>
      <w:lang w:eastAsia="en-US"/>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overflowPunct/>
      <w:autoSpaceDE/>
      <w:autoSpaceDN/>
      <w:bidi/>
      <w:adjustRightInd/>
      <w:spacing w:before="120" w:line="288" w:lineRule="auto"/>
      <w:ind w:firstLine="0"/>
      <w:jc w:val="lowKashida"/>
      <w:textAlignment w:val="auto"/>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overflowPunct/>
      <w:autoSpaceDE/>
      <w:autoSpaceDN/>
      <w:adjustRightInd/>
      <w:spacing w:before="480" w:after="0" w:line="276" w:lineRule="auto"/>
      <w:ind w:left="0" w:firstLine="0"/>
      <w:textAlignment w:val="auto"/>
      <w:outlineLvl w:val="9"/>
    </w:pPr>
    <w:rPr>
      <w:rFonts w:ascii="Cambria" w:hAnsi="Cambria"/>
      <w:bCs/>
      <w:color w:val="365F91"/>
      <w:sz w:val="28"/>
      <w:szCs w:val="28"/>
      <w:lang w:val="en-US" w:eastAsia="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overflowPunct/>
      <w:autoSpaceDE/>
      <w:autoSpaceDN/>
      <w:adjustRightInd/>
      <w:spacing w:line="240" w:lineRule="auto"/>
      <w:ind w:left="720" w:firstLine="0"/>
      <w:contextualSpacing/>
      <w:jc w:val="left"/>
      <w:textAlignment w:val="auto"/>
    </w:pPr>
    <w:rPr>
      <w:szCs w:val="24"/>
      <w:lang w:eastAsia="en-US"/>
    </w:r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overflowPunct/>
      <w:autoSpaceDE/>
      <w:autoSpaceDN/>
      <w:bidi/>
      <w:adjustRightInd/>
      <w:spacing w:before="180" w:after="180" w:line="288" w:lineRule="auto"/>
      <w:ind w:firstLine="0"/>
      <w:textAlignment w:val="auto"/>
    </w:pPr>
    <w:rPr>
      <w:rFonts w:cs="B Nazanin"/>
      <w:sz w:val="26"/>
      <w:szCs w:val="28"/>
      <w:lang w:eastAsia="en-US"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overflowPunct/>
      <w:autoSpaceDE/>
      <w:autoSpaceDN/>
      <w:adjustRightInd/>
      <w:spacing w:before="100" w:beforeAutospacing="1" w:after="100" w:afterAutospacing="1" w:line="240" w:lineRule="auto"/>
      <w:ind w:firstLine="0"/>
      <w:jc w:val="left"/>
      <w:textAlignment w:val="auto"/>
    </w:pPr>
    <w:rPr>
      <w:szCs w:val="24"/>
      <w:lang w:eastAsia="en-US"/>
    </w:r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overflowPunct/>
      <w:autoSpaceDE/>
      <w:autoSpaceDN/>
      <w:adjustRightInd/>
      <w:spacing w:line="228" w:lineRule="auto"/>
      <w:ind w:firstLine="288"/>
      <w:textAlignment w:val="auto"/>
    </w:pPr>
    <w:rPr>
      <w:rFonts w:eastAsia="SimSun"/>
      <w:spacing w:val="-1"/>
      <w:sz w:val="20"/>
      <w:lang w:eastAsia="en-US"/>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overflowPunct/>
      <w:autoSpaceDE/>
      <w:autoSpaceDN/>
      <w:adjustRightInd/>
      <w:spacing w:line="240" w:lineRule="auto"/>
      <w:ind w:firstLine="0"/>
      <w:jc w:val="center"/>
      <w:textAlignment w:val="auto"/>
    </w:pPr>
    <w:rPr>
      <w:rFonts w:eastAsia="SimSun"/>
      <w:b/>
      <w:bCs/>
      <w:i/>
      <w:iCs/>
      <w:sz w:val="15"/>
      <w:szCs w:val="15"/>
      <w:lang w:eastAsia="en-US"/>
    </w:rPr>
  </w:style>
  <w:style w:type="paragraph" w:customStyle="1" w:styleId="tablecolhead">
    <w:name w:val="table col head"/>
    <w:basedOn w:val="Normal"/>
    <w:rsid w:val="00E55956"/>
    <w:pPr>
      <w:overflowPunct/>
      <w:autoSpaceDE/>
      <w:autoSpaceDN/>
      <w:adjustRightInd/>
      <w:spacing w:line="240" w:lineRule="auto"/>
      <w:ind w:firstLine="0"/>
      <w:jc w:val="center"/>
      <w:textAlignment w:val="auto"/>
    </w:pPr>
    <w:rPr>
      <w:rFonts w:eastAsia="SimSun"/>
      <w:b/>
      <w:bCs/>
      <w:sz w:val="16"/>
      <w:szCs w:val="16"/>
      <w:lang w:eastAsia="en-US"/>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overflowPunct/>
      <w:autoSpaceDE/>
      <w:autoSpaceDN/>
      <w:adjustRightInd/>
      <w:spacing w:before="100" w:beforeAutospacing="1" w:after="100" w:afterAutospacing="1" w:line="240" w:lineRule="auto"/>
      <w:ind w:firstLine="0"/>
      <w:jc w:val="left"/>
      <w:textAlignment w:val="auto"/>
    </w:pPr>
    <w:rPr>
      <w:szCs w:val="24"/>
      <w:lang w:eastAsia="en-US"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pPr>
      <w:spacing w:line="240" w:lineRule="auto"/>
    </w:pPr>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pPr>
      <w:spacing w:line="240" w:lineRule="auto"/>
    </w:pPr>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microsoft.com/office/2011/relationships/people" Target="people.xml"/><Relationship Id="rId11" Type="http://schemas.openxmlformats.org/officeDocument/2006/relationships/image" Target="media/image3.jpeg"/><Relationship Id="rId32" Type="http://schemas.openxmlformats.org/officeDocument/2006/relationships/oleObject" Target="embeddings/oleObject11.bin"/><Relationship Id="rId53" Type="http://schemas.openxmlformats.org/officeDocument/2006/relationships/oleObject" Target="embeddings/oleObject25.bin"/><Relationship Id="rId74" Type="http://schemas.openxmlformats.org/officeDocument/2006/relationships/image" Target="media/image31.wmf"/><Relationship Id="rId128" Type="http://schemas.openxmlformats.org/officeDocument/2006/relationships/image" Target="media/image58.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oleObject" Target="embeddings/oleObject78.bin"/><Relationship Id="rId181" Type="http://schemas.openxmlformats.org/officeDocument/2006/relationships/image" Target="media/image85.wmf"/><Relationship Id="rId216" Type="http://schemas.openxmlformats.org/officeDocument/2006/relationships/oleObject" Target="embeddings/oleObject106.bin"/><Relationship Id="rId237" Type="http://schemas.openxmlformats.org/officeDocument/2006/relationships/image" Target="media/image113.wmf"/><Relationship Id="rId258" Type="http://schemas.openxmlformats.org/officeDocument/2006/relationships/image" Target="media/image126.png"/><Relationship Id="rId22" Type="http://schemas.openxmlformats.org/officeDocument/2006/relationships/oleObject" Target="embeddings/oleObject6.bin"/><Relationship Id="rId43" Type="http://schemas.openxmlformats.org/officeDocument/2006/relationships/oleObject" Target="embeddings/oleObject20.bin"/><Relationship Id="rId64" Type="http://schemas.openxmlformats.org/officeDocument/2006/relationships/image" Target="media/image26.wmf"/><Relationship Id="rId118" Type="http://schemas.openxmlformats.org/officeDocument/2006/relationships/image" Target="media/image53.wmf"/><Relationship Id="rId139" Type="http://schemas.openxmlformats.org/officeDocument/2006/relationships/oleObject" Target="embeddings/oleObject68.bin"/><Relationship Id="rId85" Type="http://schemas.openxmlformats.org/officeDocument/2006/relationships/oleObject" Target="embeddings/oleObject41.bin"/><Relationship Id="rId150" Type="http://schemas.openxmlformats.org/officeDocument/2006/relationships/oleObject" Target="embeddings/oleObject73.bin"/><Relationship Id="rId171" Type="http://schemas.openxmlformats.org/officeDocument/2006/relationships/image" Target="media/image80.wmf"/><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108.wmf"/><Relationship Id="rId248" Type="http://schemas.openxmlformats.org/officeDocument/2006/relationships/oleObject" Target="embeddings/oleObject122.bin"/><Relationship Id="rId269" Type="http://schemas.openxmlformats.org/officeDocument/2006/relationships/theme" Target="theme/theme1.xml"/><Relationship Id="rId12" Type="http://schemas.openxmlformats.org/officeDocument/2006/relationships/image" Target="media/image4.wmf"/><Relationship Id="rId33" Type="http://schemas.openxmlformats.org/officeDocument/2006/relationships/image" Target="media/image14.wmf"/><Relationship Id="rId108" Type="http://schemas.openxmlformats.org/officeDocument/2006/relationships/image" Target="media/image48.wmf"/><Relationship Id="rId129" Type="http://schemas.openxmlformats.org/officeDocument/2006/relationships/oleObject" Target="embeddings/oleObject63.bin"/><Relationship Id="rId54" Type="http://schemas.openxmlformats.org/officeDocument/2006/relationships/image" Target="media/image21.wmf"/><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image" Target="media/image64.wmf"/><Relationship Id="rId161" Type="http://schemas.openxmlformats.org/officeDocument/2006/relationships/image" Target="media/image75.wmf"/><Relationship Id="rId182" Type="http://schemas.openxmlformats.org/officeDocument/2006/relationships/oleObject" Target="embeddings/oleObject89.bin"/><Relationship Id="rId217" Type="http://schemas.openxmlformats.org/officeDocument/2006/relationships/image" Target="media/image103.wmf"/><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image" Target="media/image127.png"/><Relationship Id="rId23" Type="http://schemas.openxmlformats.org/officeDocument/2006/relationships/image" Target="media/image9.wmf"/><Relationship Id="rId119" Type="http://schemas.openxmlformats.org/officeDocument/2006/relationships/oleObject" Target="embeddings/oleObject58.bin"/><Relationship Id="rId44" Type="http://schemas.openxmlformats.org/officeDocument/2006/relationships/image" Target="media/image16.wmf"/><Relationship Id="rId65" Type="http://schemas.openxmlformats.org/officeDocument/2006/relationships/oleObject" Target="embeddings/oleObject31.bin"/><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image" Target="media/image70.wmf"/><Relationship Id="rId172" Type="http://schemas.openxmlformats.org/officeDocument/2006/relationships/oleObject" Target="embeddings/oleObject84.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2.bin"/><Relationship Id="rId249" Type="http://schemas.openxmlformats.org/officeDocument/2006/relationships/image" Target="media/image119.wmf"/><Relationship Id="rId13" Type="http://schemas.openxmlformats.org/officeDocument/2006/relationships/oleObject" Target="embeddings/oleObject1.bin"/><Relationship Id="rId109" Type="http://schemas.openxmlformats.org/officeDocument/2006/relationships/oleObject" Target="embeddings/oleObject53.bin"/><Relationship Id="rId260" Type="http://schemas.openxmlformats.org/officeDocument/2006/relationships/image" Target="media/image128.png"/><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4" Type="http://schemas.openxmlformats.org/officeDocument/2006/relationships/oleObject" Target="embeddings/oleObject7.bin"/><Relationship Id="rId45" Type="http://schemas.openxmlformats.org/officeDocument/2006/relationships/oleObject" Target="embeddings/oleObject21.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oleObject" Target="embeddings/oleObject74.bin"/><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9.png"/><Relationship Id="rId14" Type="http://schemas.openxmlformats.org/officeDocument/2006/relationships/image" Target="media/image5.wmf"/><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image" Target="media/image17.wmf"/><Relationship Id="rId67" Type="http://schemas.openxmlformats.org/officeDocument/2006/relationships/oleObject" Target="embeddings/oleObject32.bin"/><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image" Target="media/image71.wmf"/><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image" Target="media/image130.png"/><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png"/><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oleObject" Target="embeddings/oleObject75.bin"/><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png"/><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31.png"/><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image" Target="media/image72.wmf"/><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footer" Target="footer1.xml"/><Relationship Id="rId17" Type="http://schemas.openxmlformats.org/officeDocument/2006/relationships/oleObject" Target="embeddings/oleObject3.bin"/><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image" Target="media/image122.png"/><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oleObject" Target="embeddings/oleObject76.bin"/><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oleObject" Target="embeddings/oleObject4.bin"/><Relationship Id="rId39" Type="http://schemas.openxmlformats.org/officeDocument/2006/relationships/oleObject" Target="embeddings/oleObject16.bin"/><Relationship Id="rId265" Type="http://schemas.openxmlformats.org/officeDocument/2006/relationships/footer" Target="footer2.xml"/><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3.png"/><Relationship Id="rId40" Type="http://schemas.openxmlformats.org/officeDocument/2006/relationships/oleObject" Target="embeddings/oleObject17.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image" Target="media/image73.wmf"/><Relationship Id="rId178" Type="http://schemas.openxmlformats.org/officeDocument/2006/relationships/oleObject" Target="embeddings/oleObject87.bin"/><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image" Target="media/image7.wmf"/><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header" Target="header1.xml"/><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image" Target="media/image124.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oleObject" Target="embeddings/oleObject77.bin"/><Relationship Id="rId20" Type="http://schemas.openxmlformats.org/officeDocument/2006/relationships/oleObject" Target="embeddings/oleObject5.bin"/><Relationship Id="rId41" Type="http://schemas.openxmlformats.org/officeDocument/2006/relationships/oleObject" Target="embeddings/oleObject18.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fontTable" Target="fontTable.xml"/><Relationship Id="rId106" Type="http://schemas.openxmlformats.org/officeDocument/2006/relationships/image" Target="media/image47.wmf"/><Relationship Id="rId127" Type="http://schemas.openxmlformats.org/officeDocument/2006/relationships/oleObject" Target="embeddings/oleObject62.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e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5.png"/><Relationship Id="rId42" Type="http://schemas.openxmlformats.org/officeDocument/2006/relationships/oleObject" Target="embeddings/oleObject19.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6F9CF868-125D-B340-8695-13FD081C9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0</TotalTime>
  <Pages>18</Pages>
  <Words>3367</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22514</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2</cp:revision>
  <cp:lastPrinted>2018-10-09T18:49:00Z</cp:lastPrinted>
  <dcterms:created xsi:type="dcterms:W3CDTF">2022-09-28T16:59:00Z</dcterms:created>
  <dcterms:modified xsi:type="dcterms:W3CDTF">2022-09-28T16:59:00Z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